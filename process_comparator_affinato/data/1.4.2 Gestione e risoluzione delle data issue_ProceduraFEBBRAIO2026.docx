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9184" w14:textId="77777777" w:rsidR="004F2D82" w:rsidRDefault="004F2D82">
      <w:pPr>
        <w:widowControl/>
        <w:rPr>
          <w:rFonts w:ascii="Tahoma" w:hAnsi="Tahoma" w:cs="Tahoma"/>
          <w:color w:val="000000"/>
        </w:rPr>
      </w:pPr>
    </w:p>
    <w:p w14:paraId="72476A4A" w14:textId="77777777" w:rsidR="004F2D82" w:rsidRDefault="004F2D82">
      <w:pPr>
        <w:widowControl/>
        <w:rPr>
          <w:rFonts w:ascii="Tahoma" w:hAnsi="Tahoma" w:cs="Tahoma"/>
          <w:color w:val="000000"/>
        </w:rPr>
      </w:pPr>
    </w:p>
    <w:p w14:paraId="38C583F5" w14:textId="77777777" w:rsidR="004F2D82" w:rsidRDefault="004F2D82">
      <w:pPr>
        <w:widowControl/>
        <w:rPr>
          <w:rFonts w:ascii="Tahoma" w:hAnsi="Tahoma" w:cs="Tahoma"/>
          <w:color w:val="000000"/>
        </w:rPr>
      </w:pPr>
    </w:p>
    <w:tbl>
      <w:tblPr>
        <w:tblW w:w="4500" w:type="pct"/>
        <w:jc w:val="center"/>
        <w:tblLayout w:type="fixed"/>
        <w:tblLook w:val="04A0" w:firstRow="1" w:lastRow="0" w:firstColumn="1" w:lastColumn="0" w:noHBand="0" w:noVBand="1"/>
      </w:tblPr>
      <w:tblGrid>
        <w:gridCol w:w="3279"/>
        <w:gridCol w:w="262"/>
        <w:gridCol w:w="9572"/>
      </w:tblGrid>
      <w:tr w:rsidR="004F2D82" w14:paraId="6E1D35E1" w14:textId="77777777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666699" w:fill="6666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41736" w14:textId="77777777" w:rsidR="004F2D82" w:rsidRDefault="004F2D82">
            <w:pPr>
              <w:pStyle w:val="REPORTCopertinaBoldBrown"/>
              <w:widowControl/>
              <w:rPr>
                <w:lang w:eastAsia="en-US"/>
              </w:rPr>
            </w:pPr>
            <w:r>
              <w:rPr>
                <w:lang w:eastAsia="en-US"/>
              </w:rPr>
              <w:t>Flusso di processo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B37D9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3650" w:type="pct"/>
            <w:tcBorders>
              <w:top w:val="nil"/>
              <w:left w:val="nil"/>
              <w:bottom w:val="nil"/>
              <w:right w:val="nil"/>
            </w:tcBorders>
            <w:shd w:val="clear" w:color="666699" w:fill="6666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A79BD" w14:textId="77777777" w:rsidR="004F2D82" w:rsidRDefault="004F2D82">
            <w:pPr>
              <w:pStyle w:val="REPORTCopertinaBoldBrown"/>
              <w:widowControl/>
              <w:rPr>
                <w:lang w:eastAsia="en-US"/>
              </w:rPr>
            </w:pPr>
            <w:r>
              <w:rPr>
                <w:lang w:eastAsia="en-US"/>
              </w:rPr>
              <w:t xml:space="preserve">1.4.2 Gestione e risoluzione delle data </w:t>
            </w:r>
            <w:proofErr w:type="spellStart"/>
            <w:r>
              <w:rPr>
                <w:lang w:eastAsia="en-US"/>
              </w:rPr>
              <w:t>issue</w:t>
            </w:r>
            <w:proofErr w:type="spellEnd"/>
          </w:p>
        </w:tc>
      </w:tr>
      <w:tr w:rsidR="004F2D82" w14:paraId="160BB04B" w14:textId="77777777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8D9FE" w14:textId="77777777" w:rsidR="004F2D82" w:rsidRDefault="004F2D82">
            <w:pPr>
              <w:pStyle w:val="REPORTCopertinaBoldWhite"/>
              <w:widowControl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Macroprocesso</w:t>
            </w:r>
            <w:proofErr w:type="spellEnd"/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FDCC8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365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5DA11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1 PROCESSI DI GOVERNO</w:t>
            </w:r>
          </w:p>
        </w:tc>
      </w:tr>
      <w:tr w:rsidR="004F2D82" w14:paraId="10059985" w14:textId="77777777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6F939" w14:textId="77777777" w:rsidR="004F2D82" w:rsidRDefault="004F2D82">
            <w:pPr>
              <w:pStyle w:val="REPORTCopertinaBoldWhite"/>
              <w:widowControl/>
              <w:rPr>
                <w:lang w:eastAsia="en-US"/>
              </w:rPr>
            </w:pPr>
            <w:r>
              <w:rPr>
                <w:lang w:eastAsia="en-US"/>
              </w:rPr>
              <w:t>Processo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3E097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365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BD55F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1.4 Governance</w:t>
            </w:r>
          </w:p>
        </w:tc>
      </w:tr>
      <w:tr w:rsidR="004F2D82" w14:paraId="41DBE5A4" w14:textId="77777777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F4E78" w14:textId="77777777" w:rsidR="004F2D82" w:rsidRDefault="004F2D82">
            <w:pPr>
              <w:pStyle w:val="REPORTCopertinaBoldWhite"/>
              <w:widowControl/>
              <w:rPr>
                <w:lang w:eastAsia="en-US"/>
              </w:rPr>
            </w:pPr>
            <w:r>
              <w:rPr>
                <w:lang w:eastAsia="en-US"/>
              </w:rPr>
              <w:t>Sottoprocesso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2328D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365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A26B6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</w:tr>
      <w:tr w:rsidR="004F2D82" w14:paraId="3301C4D6" w14:textId="77777777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9008" w14:textId="77777777" w:rsidR="004F2D82" w:rsidRDefault="004F2D82">
            <w:pPr>
              <w:pStyle w:val="REPORTCopertinaBoldWhite"/>
              <w:widowControl/>
              <w:rPr>
                <w:lang w:eastAsia="en-US"/>
              </w:rPr>
            </w:pPr>
            <w:r>
              <w:rPr>
                <w:lang w:eastAsia="en-US"/>
              </w:rPr>
              <w:t>Periodicità di esecuzione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3595F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365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882E1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Ad evento</w:t>
            </w:r>
          </w:p>
        </w:tc>
      </w:tr>
      <w:tr w:rsidR="004F2D82" w14:paraId="45A85751" w14:textId="77777777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90A13" w14:textId="77777777" w:rsidR="004F2D82" w:rsidRDefault="004F2D82">
            <w:pPr>
              <w:pStyle w:val="REPORTCopertinaBoldWhite"/>
              <w:widowControl/>
              <w:rPr>
                <w:lang w:eastAsia="en-US"/>
              </w:rPr>
            </w:pPr>
            <w:r>
              <w:rPr>
                <w:lang w:eastAsia="en-US"/>
              </w:rPr>
              <w:t>Owner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46DEB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365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9A33E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  <w:del w:id="0" w:author="GABRIELE Roberto" w:date="2026-02-03T17:45:00Z">
              <w:r w:rsidDel="008C3D23">
                <w:rPr>
                  <w:lang w:eastAsia="en-US"/>
                </w:rPr>
                <w:delText xml:space="preserve">CDO </w:delText>
              </w:r>
            </w:del>
            <w:ins w:id="1" w:author="GABRIELE Roberto" w:date="2026-02-03T17:45:00Z">
              <w:r w:rsidR="008C3D23">
                <w:rPr>
                  <w:lang w:eastAsia="en-US"/>
                </w:rPr>
                <w:t xml:space="preserve">GDO </w:t>
              </w:r>
            </w:ins>
            <w:r>
              <w:rPr>
                <w:lang w:eastAsia="en-US"/>
              </w:rPr>
              <w:t xml:space="preserve">- DATA GOVERNANCE </w:t>
            </w:r>
            <w:del w:id="2" w:author="GABRIELE Roberto" w:date="2026-02-03T17:45:00Z">
              <w:r w:rsidDel="008C3D23">
                <w:rPr>
                  <w:lang w:eastAsia="en-US"/>
                </w:rPr>
                <w:delText xml:space="preserve">EXECUTION </w:delText>
              </w:r>
            </w:del>
            <w:r>
              <w:rPr>
                <w:lang w:eastAsia="en-US"/>
              </w:rPr>
              <w:t>- Ufficio</w:t>
            </w:r>
          </w:p>
        </w:tc>
      </w:tr>
      <w:tr w:rsidR="004F2D82" w14:paraId="27BBE2B3" w14:textId="77777777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A9770" w14:textId="77777777" w:rsidR="004F2D82" w:rsidRDefault="004F2D82">
            <w:pPr>
              <w:pStyle w:val="REPORTCopertinaBoldWhite"/>
              <w:widowControl/>
              <w:rPr>
                <w:lang w:eastAsia="en-US"/>
              </w:rPr>
            </w:pPr>
            <w:r>
              <w:rPr>
                <w:lang w:eastAsia="en-US"/>
              </w:rPr>
              <w:t>App senza presidio IT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09BCD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365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5C178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</w:tr>
      <w:tr w:rsidR="004F2D82" w14:paraId="2CC218B4" w14:textId="77777777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4B927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FFBFC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365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2E543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</w:tr>
      <w:tr w:rsidR="004F2D82" w14:paraId="0594A599" w14:textId="77777777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C0C0C0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A714E" w14:textId="77777777" w:rsidR="004F2D82" w:rsidRDefault="004F2D82">
            <w:pPr>
              <w:pStyle w:val="REPORTCopertinaBoldGray"/>
              <w:widowControl/>
              <w:rPr>
                <w:lang w:eastAsia="en-US"/>
              </w:rPr>
            </w:pPr>
            <w:r>
              <w:rPr>
                <w:lang w:eastAsia="en-US"/>
              </w:rPr>
              <w:t>Data ultimo aggiornamento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994DA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3650" w:type="pct"/>
            <w:tcBorders>
              <w:top w:val="nil"/>
              <w:left w:val="nil"/>
              <w:bottom w:val="nil"/>
              <w:right w:val="nil"/>
            </w:tcBorders>
            <w:shd w:val="clear" w:color="C0C0C0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04F08" w14:textId="77777777" w:rsidR="004F2D82" w:rsidRDefault="004F2D82">
            <w:pPr>
              <w:pStyle w:val="REPORTCopertinaBoldGray"/>
              <w:widowControl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Ma</w:t>
            </w:r>
            <w:r w:rsidR="0023004C">
              <w:rPr>
                <w:lang w:eastAsia="en-US"/>
              </w:rPr>
              <w:t>g</w:t>
            </w:r>
            <w:proofErr w:type="spellEnd"/>
            <w:r>
              <w:rPr>
                <w:lang w:eastAsia="en-US"/>
              </w:rPr>
              <w:t xml:space="preserve"> 2, 2024, 10:02:51 AM</w:t>
            </w:r>
          </w:p>
        </w:tc>
      </w:tr>
    </w:tbl>
    <w:p w14:paraId="32A1A132" w14:textId="77777777" w:rsidR="004F2D82" w:rsidRDefault="004F2D82">
      <w:pPr>
        <w:widowControl/>
        <w:rPr>
          <w:rFonts w:ascii="Tahoma" w:hAnsi="Tahoma" w:cs="Tahoma"/>
          <w:color w:val="000000"/>
        </w:rPr>
      </w:pPr>
    </w:p>
    <w:p w14:paraId="7DB1C0FE" w14:textId="77777777" w:rsidR="004F2D82" w:rsidRDefault="004F2D82">
      <w:pPr>
        <w:widowControl/>
        <w:rPr>
          <w:rFonts w:ascii="Tahoma" w:hAnsi="Tahoma" w:cs="Tahoma"/>
          <w:color w:val="000000"/>
        </w:rPr>
      </w:pPr>
    </w:p>
    <w:p w14:paraId="2745DB91" w14:textId="77777777" w:rsidR="004F2D82" w:rsidRDefault="004F2D82">
      <w:pPr>
        <w:widowControl/>
        <w:rPr>
          <w:rFonts w:ascii="Tahoma" w:hAnsi="Tahoma" w:cs="Tahoma"/>
          <w:color w:val="000000"/>
        </w:rPr>
      </w:pPr>
    </w:p>
    <w:tbl>
      <w:tblPr>
        <w:tblW w:w="45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74"/>
        <w:gridCol w:w="786"/>
        <w:gridCol w:w="262"/>
        <w:gridCol w:w="3275"/>
        <w:gridCol w:w="786"/>
        <w:gridCol w:w="262"/>
        <w:gridCol w:w="3406"/>
        <w:gridCol w:w="786"/>
        <w:gridCol w:w="262"/>
      </w:tblGrid>
      <w:tr w:rsidR="004F2D82" w14:paraId="0924DC43" w14:textId="7777777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516ED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Svolto per Reale Mutua</w:t>
            </w:r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665A" w14:textId="77777777" w:rsidR="004F2D82" w:rsidRDefault="0023004C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Si</w:t>
            </w:r>
          </w:p>
        </w:tc>
        <w:tc>
          <w:tcPr>
            <w:tcW w:w="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C65E3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D6B1D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Svolto per Italiana</w:t>
            </w:r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3137A" w14:textId="77777777" w:rsidR="004F2D82" w:rsidRDefault="0023004C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Si</w:t>
            </w:r>
          </w:p>
        </w:tc>
        <w:tc>
          <w:tcPr>
            <w:tcW w:w="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EDDED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4A630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Svolto per Blue Assistance</w:t>
            </w:r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85827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No</w:t>
            </w:r>
          </w:p>
        </w:tc>
        <w:tc>
          <w:tcPr>
            <w:tcW w:w="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AAC68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</w:p>
        </w:tc>
      </w:tr>
      <w:tr w:rsidR="004F2D82" w14:paraId="53B995DE" w14:textId="7777777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2BEF1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Svolto per Banca Reale</w:t>
            </w:r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42420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No</w:t>
            </w:r>
          </w:p>
        </w:tc>
        <w:tc>
          <w:tcPr>
            <w:tcW w:w="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AD423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92DDD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Svolto per Reale Immobili</w:t>
            </w:r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14761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No</w:t>
            </w:r>
          </w:p>
        </w:tc>
        <w:tc>
          <w:tcPr>
            <w:tcW w:w="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C5B1D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01937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 xml:space="preserve">Svolto per Reale </w:t>
            </w:r>
            <w:proofErr w:type="spellStart"/>
            <w:r>
              <w:rPr>
                <w:lang w:eastAsia="en-US"/>
              </w:rPr>
              <w:t>Seguros</w:t>
            </w:r>
            <w:proofErr w:type="spellEnd"/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416DD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No</w:t>
            </w:r>
          </w:p>
        </w:tc>
        <w:tc>
          <w:tcPr>
            <w:tcW w:w="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E0BDB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</w:p>
        </w:tc>
      </w:tr>
      <w:tr w:rsidR="004F2D82" w14:paraId="15700D32" w14:textId="7777777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7402A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Svolto per Reale Vida</w:t>
            </w:r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54EEB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No</w:t>
            </w:r>
          </w:p>
        </w:tc>
        <w:tc>
          <w:tcPr>
            <w:tcW w:w="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16809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0F2DE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Svolto per ITES</w:t>
            </w:r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20111" w14:textId="77777777" w:rsidR="004F2D82" w:rsidRDefault="0023004C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Si</w:t>
            </w:r>
          </w:p>
        </w:tc>
        <w:tc>
          <w:tcPr>
            <w:tcW w:w="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FE1E3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98CEB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 xml:space="preserve">Svolto per Compagnia </w:t>
            </w:r>
            <w:proofErr w:type="spellStart"/>
            <w:r>
              <w:rPr>
                <w:lang w:eastAsia="en-US"/>
              </w:rPr>
              <w:t>Extragruppo</w:t>
            </w:r>
            <w:proofErr w:type="spellEnd"/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FE9D7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No</w:t>
            </w:r>
          </w:p>
        </w:tc>
        <w:tc>
          <w:tcPr>
            <w:tcW w:w="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AA81C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</w:p>
        </w:tc>
      </w:tr>
      <w:tr w:rsidR="004F2D82" w14:paraId="2221C3E6" w14:textId="77777777">
        <w:trPr>
          <w:jc w:val="center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6F489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Svolto per Reale Chile</w:t>
            </w:r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FD62E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No</w:t>
            </w:r>
          </w:p>
        </w:tc>
        <w:tc>
          <w:tcPr>
            <w:tcW w:w="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87535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54B92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Svolto per Reale Foundation</w:t>
            </w:r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0E74C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No</w:t>
            </w:r>
          </w:p>
        </w:tc>
        <w:tc>
          <w:tcPr>
            <w:tcW w:w="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61E7B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C46A7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Svolto per BHC</w:t>
            </w:r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F32B6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  <w:r>
              <w:rPr>
                <w:lang w:eastAsia="en-US"/>
              </w:rPr>
              <w:t>No</w:t>
            </w:r>
          </w:p>
        </w:tc>
        <w:tc>
          <w:tcPr>
            <w:tcW w:w="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932E0" w14:textId="77777777" w:rsidR="004F2D82" w:rsidRDefault="004F2D82">
            <w:pPr>
              <w:pStyle w:val="REPORTCopertinaWhiteBorder"/>
              <w:widowControl/>
              <w:rPr>
                <w:lang w:eastAsia="en-US"/>
              </w:rPr>
            </w:pPr>
          </w:p>
        </w:tc>
      </w:tr>
    </w:tbl>
    <w:p w14:paraId="0465003C" w14:textId="77777777" w:rsidR="004F2D82" w:rsidRDefault="004F2D82">
      <w:pPr>
        <w:pStyle w:val="REPORTCopertinaWhite"/>
        <w:widowControl/>
      </w:pPr>
    </w:p>
    <w:tbl>
      <w:tblPr>
        <w:tblW w:w="4500" w:type="pct"/>
        <w:jc w:val="center"/>
        <w:tblLayout w:type="fixed"/>
        <w:tblLook w:val="04A0" w:firstRow="1" w:lastRow="0" w:firstColumn="1" w:lastColumn="0" w:noHBand="0" w:noVBand="1"/>
      </w:tblPr>
      <w:tblGrid>
        <w:gridCol w:w="3279"/>
        <w:gridCol w:w="262"/>
        <w:gridCol w:w="9572"/>
      </w:tblGrid>
      <w:tr w:rsidR="004F2D82" w14:paraId="4087FE60" w14:textId="77777777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666699" w:fill="6666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6C1AF" w14:textId="77777777" w:rsidR="004F2D82" w:rsidRDefault="004F2D82">
            <w:pPr>
              <w:pStyle w:val="REPORTCopertinaBoldBrown"/>
              <w:widowControl/>
              <w:rPr>
                <w:lang w:eastAsia="en-US"/>
              </w:rPr>
            </w:pPr>
            <w:r>
              <w:rPr>
                <w:lang w:eastAsia="en-US"/>
              </w:rPr>
              <w:t>Dati trattati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11FC8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3650" w:type="pct"/>
            <w:tcBorders>
              <w:top w:val="nil"/>
              <w:left w:val="nil"/>
              <w:bottom w:val="nil"/>
              <w:right w:val="nil"/>
            </w:tcBorders>
            <w:shd w:val="clear" w:color="666699" w:fill="6666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D00E5" w14:textId="77777777" w:rsidR="004F2D82" w:rsidRDefault="004F2D82">
            <w:pPr>
              <w:pStyle w:val="REPORTCopertinaBoldBrown"/>
              <w:widowControl/>
              <w:rPr>
                <w:lang w:eastAsia="en-US"/>
              </w:rPr>
            </w:pPr>
          </w:p>
        </w:tc>
      </w:tr>
      <w:tr w:rsidR="004F2D82" w14:paraId="4F5A404F" w14:textId="77777777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670A8" w14:textId="77777777" w:rsidR="004F2D82" w:rsidRDefault="004F2D82">
            <w:pPr>
              <w:pStyle w:val="REPORTCopertinaBoldWhite"/>
              <w:widowControl/>
              <w:rPr>
                <w:lang w:eastAsia="en-US"/>
              </w:rPr>
            </w:pPr>
            <w:r>
              <w:rPr>
                <w:lang w:eastAsia="en-US"/>
              </w:rPr>
              <w:t>Riservatezza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CB753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365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199E9" w14:textId="77777777" w:rsidR="004F2D82" w:rsidRDefault="00186001">
            <w:pPr>
              <w:pStyle w:val="REPORTCopertin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</w:tr>
      <w:tr w:rsidR="004F2D82" w14:paraId="1D7D94F4" w14:textId="77777777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1E72C" w14:textId="77777777" w:rsidR="004F2D82" w:rsidRDefault="004F2D82">
            <w:pPr>
              <w:pStyle w:val="REPORTCopertinaBoldWhite"/>
              <w:widowControl/>
              <w:rPr>
                <w:lang w:eastAsia="en-US"/>
              </w:rPr>
            </w:pPr>
            <w:r>
              <w:rPr>
                <w:lang w:eastAsia="en-US"/>
              </w:rPr>
              <w:t>Integrità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E5FF8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365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496E5" w14:textId="77777777" w:rsidR="004F2D82" w:rsidRDefault="00186001">
            <w:pPr>
              <w:pStyle w:val="REPORTCopertin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</w:tr>
      <w:tr w:rsidR="004F2D82" w14:paraId="378EEF36" w14:textId="77777777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80C3C" w14:textId="77777777" w:rsidR="004F2D82" w:rsidRDefault="004F2D82">
            <w:pPr>
              <w:pStyle w:val="REPORTCopertinaBoldWhite"/>
              <w:widowControl/>
              <w:rPr>
                <w:lang w:eastAsia="en-US"/>
              </w:rPr>
            </w:pPr>
            <w:r>
              <w:rPr>
                <w:lang w:eastAsia="en-US"/>
              </w:rPr>
              <w:t>Disponibilità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A5176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365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3D27D" w14:textId="77777777" w:rsidR="004F2D82" w:rsidRDefault="00186001">
            <w:pPr>
              <w:pStyle w:val="REPORTCopertin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</w:tr>
      <w:tr w:rsidR="004F2D82" w14:paraId="039E8F0C" w14:textId="77777777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BB061" w14:textId="77777777" w:rsidR="004F2D82" w:rsidRDefault="004F2D82">
            <w:pPr>
              <w:pStyle w:val="REPORTCopertinaBoldWhite"/>
              <w:widowControl/>
              <w:rPr>
                <w:lang w:eastAsia="en-US"/>
              </w:rPr>
            </w:pPr>
            <w:r>
              <w:rPr>
                <w:lang w:eastAsia="en-US"/>
              </w:rPr>
              <w:t>Affidabilità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A30D7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365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0530A" w14:textId="77777777" w:rsidR="004F2D82" w:rsidRDefault="00186001">
            <w:pPr>
              <w:pStyle w:val="REPORTCopertin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</w:tr>
      <w:tr w:rsidR="004F2D82" w14:paraId="54645B79" w14:textId="77777777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27382" w14:textId="77777777" w:rsidR="004F2D82" w:rsidRDefault="004F2D82">
            <w:pPr>
              <w:pStyle w:val="REPORTCopertinaBoldWhite"/>
              <w:widowControl/>
              <w:rPr>
                <w:lang w:eastAsia="en-US"/>
              </w:rPr>
            </w:pPr>
            <w:r>
              <w:rPr>
                <w:lang w:eastAsia="en-US"/>
              </w:rPr>
              <w:t>Privacy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62C40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</w:p>
        </w:tc>
        <w:tc>
          <w:tcPr>
            <w:tcW w:w="3650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C6DFE" w14:textId="77777777" w:rsidR="004F2D82" w:rsidRDefault="004F2D82">
            <w:pPr>
              <w:pStyle w:val="REPORTCopertinaWhite"/>
              <w:widowControl/>
              <w:rPr>
                <w:lang w:eastAsia="en-US"/>
              </w:rPr>
            </w:pPr>
            <w:r>
              <w:rPr>
                <w:lang w:eastAsia="en-US"/>
              </w:rPr>
              <w:t xml:space="preserve">Non </w:t>
            </w:r>
            <w:r w:rsidR="00186001">
              <w:rPr>
                <w:lang w:eastAsia="en-US"/>
              </w:rPr>
              <w:t>personali</w:t>
            </w:r>
          </w:p>
        </w:tc>
      </w:tr>
    </w:tbl>
    <w:p w14:paraId="2916259F" w14:textId="77777777" w:rsidR="004F2D82" w:rsidRDefault="004F2D82">
      <w:pPr>
        <w:pStyle w:val="REPORTCopertinaWhite"/>
        <w:widowControl/>
      </w:pPr>
    </w:p>
    <w:p w14:paraId="51AE177B" w14:textId="77777777" w:rsidR="004F2D82" w:rsidRDefault="004F2D82">
      <w:pPr>
        <w:pStyle w:val="REPORTCopertinaWhite"/>
        <w:widowControl/>
        <w:sectPr w:rsidR="004F2D82">
          <w:pgSz w:w="16838" w:h="11906" w:orient="landscape"/>
          <w:pgMar w:top="1134" w:right="1134" w:bottom="1134" w:left="1134" w:header="283" w:footer="283" w:gutter="0"/>
          <w:cols w:space="720"/>
          <w:noEndnote/>
        </w:sectPr>
      </w:pPr>
    </w:p>
    <w:p w14:paraId="1EC7B7E8" w14:textId="77777777" w:rsidR="004F2D82" w:rsidRDefault="00C271B3">
      <w:pPr>
        <w:widowControl/>
        <w:spacing w:line="240" w:lineRule="atLeast"/>
        <w:rPr>
          <w:lang w:val="en-US"/>
        </w:rPr>
        <w:sectPr w:rsidR="004F2D82">
          <w:headerReference w:type="default" r:id="rId7"/>
          <w:footerReference w:type="default" r:id="rId8"/>
          <w:pgSz w:w="16838" w:h="11906" w:orient="landscape"/>
          <w:pgMar w:top="1134" w:right="1134" w:bottom="1134" w:left="1134" w:header="283" w:footer="283" w:gutter="0"/>
          <w:cols w:space="720"/>
          <w:noEndnote/>
        </w:sectPr>
      </w:pPr>
      <w:r w:rsidRPr="00C271B3">
        <w:rPr>
          <w:noProof/>
          <w:lang w:val="en-US"/>
        </w:rPr>
        <w:lastRenderedPageBreak/>
        <w:drawing>
          <wp:inline distT="0" distB="0" distL="0" distR="0" wp14:anchorId="32B402D7" wp14:editId="3EDDBC96">
            <wp:extent cx="5937250" cy="6115050"/>
            <wp:effectExtent l="0" t="0" r="0" b="0"/>
            <wp:docPr id="1" name="Immagin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45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9"/>
        <w:gridCol w:w="5240"/>
        <w:gridCol w:w="1310"/>
        <w:gridCol w:w="5240"/>
      </w:tblGrid>
      <w:tr w:rsidR="004F2D82" w14:paraId="7E464080" w14:textId="77777777">
        <w:trPr>
          <w:tblHeader/>
          <w:jc w:val="center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0C0C0" w:fill="C0C0C0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6EE6FA2C" w14:textId="77777777" w:rsidR="004F2D82" w:rsidRDefault="004F2D82">
            <w:pPr>
              <w:widowControl/>
              <w:jc w:val="center"/>
              <w:rPr>
                <w:rFonts w:ascii="Tahoma" w:hAnsi="Tahoma" w:cs="Tahoma"/>
                <w:b/>
                <w:bCs/>
                <w:color w:val="FFFFFF"/>
                <w:sz w:val="16"/>
                <w:szCs w:val="16"/>
                <w:shd w:val="clear" w:color="auto" w:fill="C0C0C0"/>
                <w:lang w:eastAsia="en-US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6"/>
                <w:szCs w:val="16"/>
                <w:shd w:val="clear" w:color="auto" w:fill="C0C0C0"/>
                <w:lang w:eastAsia="en-US"/>
              </w:rPr>
              <w:lastRenderedPageBreak/>
              <w:t>Codice</w:t>
            </w:r>
            <w:r>
              <w:rPr>
                <w:rFonts w:ascii="Tahoma" w:hAnsi="Tahoma" w:cs="Tahoma"/>
                <w:b/>
                <w:bCs/>
                <w:color w:val="FFFFFF"/>
                <w:sz w:val="16"/>
                <w:szCs w:val="16"/>
                <w:shd w:val="clear" w:color="auto" w:fill="C0C0C0"/>
                <w:lang w:eastAsia="en-US"/>
              </w:rPr>
              <w:br/>
              <w:t>Attività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C0C0C0" w:fill="C0C0C0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2E186159" w14:textId="77777777" w:rsidR="004F2D82" w:rsidRDefault="004F2D82">
            <w:pPr>
              <w:widowControl/>
              <w:jc w:val="center"/>
              <w:rPr>
                <w:rFonts w:ascii="Tahoma" w:hAnsi="Tahoma" w:cs="Tahoma"/>
                <w:b/>
                <w:bCs/>
                <w:color w:val="FFFFFF"/>
                <w:sz w:val="16"/>
                <w:szCs w:val="16"/>
                <w:shd w:val="clear" w:color="auto" w:fill="C0C0C0"/>
                <w:lang w:eastAsia="en-US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6"/>
                <w:szCs w:val="16"/>
                <w:shd w:val="clear" w:color="auto" w:fill="C0C0C0"/>
                <w:lang w:eastAsia="en-US"/>
              </w:rPr>
              <w:t>Attività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666699" w:fill="666699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785B5471" w14:textId="77777777" w:rsidR="004F2D82" w:rsidRDefault="004F2D82">
            <w:pPr>
              <w:widowControl/>
              <w:jc w:val="center"/>
              <w:rPr>
                <w:rFonts w:ascii="Tahoma" w:hAnsi="Tahoma" w:cs="Tahoma"/>
                <w:b/>
                <w:bCs/>
                <w:color w:val="FFFFFF"/>
                <w:sz w:val="16"/>
                <w:szCs w:val="16"/>
                <w:shd w:val="clear" w:color="auto" w:fill="C0C0C0"/>
                <w:lang w:eastAsia="en-US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6"/>
                <w:szCs w:val="16"/>
                <w:shd w:val="clear" w:color="auto" w:fill="666699"/>
                <w:lang w:eastAsia="en-US"/>
              </w:rPr>
              <w:t>Codice</w:t>
            </w:r>
            <w:r>
              <w:rPr>
                <w:rFonts w:ascii="Tahoma" w:hAnsi="Tahoma" w:cs="Tahoma"/>
                <w:b/>
                <w:bCs/>
                <w:color w:val="FFFFFF"/>
                <w:sz w:val="16"/>
                <w:szCs w:val="16"/>
                <w:shd w:val="clear" w:color="auto" w:fill="666699"/>
                <w:lang w:eastAsia="en-US"/>
              </w:rPr>
              <w:br/>
              <w:t>Controllo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666699" w:fill="666699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62C36D55" w14:textId="77777777" w:rsidR="004F2D82" w:rsidRDefault="004F2D82">
            <w:pPr>
              <w:widowControl/>
              <w:jc w:val="center"/>
              <w:rPr>
                <w:rFonts w:ascii="Tahoma" w:hAnsi="Tahoma" w:cs="Tahoma"/>
                <w:b/>
                <w:bCs/>
                <w:color w:val="FFFFFF"/>
                <w:sz w:val="16"/>
                <w:szCs w:val="16"/>
                <w:shd w:val="clear" w:color="auto" w:fill="666699"/>
                <w:lang w:eastAsia="en-US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6"/>
                <w:szCs w:val="16"/>
                <w:shd w:val="clear" w:color="auto" w:fill="666699"/>
                <w:lang w:eastAsia="en-US"/>
              </w:rPr>
              <w:t>Controllo</w:t>
            </w:r>
          </w:p>
        </w:tc>
      </w:tr>
      <w:tr w:rsidR="004F2D82" w14:paraId="3C57F3C2" w14:textId="77777777">
        <w:trPr>
          <w:jc w:val="center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68255A8B" w14:textId="77777777" w:rsidR="004F2D82" w:rsidRDefault="004F2D82">
            <w:pPr>
              <w:pStyle w:val="REPORTProceduraWhiteBoldCenter"/>
              <w:widowControl/>
              <w:rPr>
                <w:lang w:eastAsia="en-US"/>
              </w:rPr>
            </w:pPr>
            <w:r>
              <w:rPr>
                <w:lang w:eastAsia="en-US"/>
              </w:rPr>
              <w:t>010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7C0F83FF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TITOLO</w:t>
            </w:r>
          </w:p>
          <w:p w14:paraId="7A47D75A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Analisi e verifica completezza della segnalazione</w:t>
            </w:r>
          </w:p>
          <w:p w14:paraId="311D9281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DESCRIZIONE</w:t>
            </w:r>
          </w:p>
          <w:p w14:paraId="568A2D9D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L'addetto analizza e verifica la segnalazione pervenuta tramite canali definiti (Easy Vista, Teams, mail e altro). Nel caso in cui la segnalazione non sia completa l’addetto provvederà a richiedere ulteriori informazioni alla funzione che ha segnalato l'</w:t>
            </w:r>
            <w:proofErr w:type="spellStart"/>
            <w:r>
              <w:rPr>
                <w:lang w:eastAsia="en-US"/>
              </w:rPr>
              <w:t>issue</w:t>
            </w:r>
            <w:proofErr w:type="spellEnd"/>
            <w:r>
              <w:rPr>
                <w:lang w:eastAsia="en-US"/>
              </w:rPr>
              <w:t>.</w:t>
            </w:r>
          </w:p>
          <w:p w14:paraId="0E04B635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ALTRO STRUMENTO</w:t>
            </w:r>
          </w:p>
          <w:p w14:paraId="65CEBE62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  <w:p w14:paraId="476A991B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ESECUTORE</w:t>
            </w:r>
          </w:p>
          <w:p w14:paraId="5F80830A" w14:textId="77777777" w:rsidR="004F2D82" w:rsidRDefault="008C3D23">
            <w:pPr>
              <w:pStyle w:val="REPORTProceduraWhite"/>
              <w:widowControl/>
              <w:rPr>
                <w:lang w:eastAsia="en-US"/>
              </w:rPr>
            </w:pPr>
            <w:ins w:id="3" w:author="GABRIELE Roberto" w:date="2026-02-03T17:45:00Z">
              <w:r>
                <w:rPr>
                  <w:lang w:eastAsia="en-US"/>
                </w:rPr>
                <w:t>G</w:t>
              </w:r>
            </w:ins>
            <w:del w:id="4" w:author="GABRIELE Roberto" w:date="2026-02-03T17:45:00Z">
              <w:r w:rsidR="004F2D82" w:rsidDel="008C3D23">
                <w:rPr>
                  <w:lang w:eastAsia="en-US"/>
                </w:rPr>
                <w:delText>C</w:delText>
              </w:r>
            </w:del>
            <w:r w:rsidR="004F2D82">
              <w:rPr>
                <w:lang w:eastAsia="en-US"/>
              </w:rPr>
              <w:t xml:space="preserve">DO - DATA GOVERNANCE </w:t>
            </w:r>
            <w:del w:id="5" w:author="GABRIELE Roberto" w:date="2026-02-03T17:45:00Z">
              <w:r w:rsidR="004F2D82" w:rsidDel="008C3D23">
                <w:rPr>
                  <w:lang w:eastAsia="en-US"/>
                </w:rPr>
                <w:delText>EXECUTION</w:delText>
              </w:r>
            </w:del>
            <w:r w:rsidR="004F2D82">
              <w:rPr>
                <w:lang w:eastAsia="en-US"/>
              </w:rPr>
              <w:t xml:space="preserve"> - Ufficio</w:t>
            </w:r>
          </w:p>
          <w:p w14:paraId="602FF57E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APPLICATIVO INFORMATICO</w:t>
            </w:r>
          </w:p>
          <w:p w14:paraId="2AE9BAF7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  <w:p w14:paraId="63B6678D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67AF738C" w14:textId="77777777" w:rsidR="004F2D82" w:rsidRDefault="004F2D82">
            <w:pPr>
              <w:pStyle w:val="REPORTProceduraWhiteBoldCenter"/>
              <w:widowControl/>
              <w:rPr>
                <w:lang w:eastAsia="en-US"/>
              </w:rPr>
            </w:pP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50F0AE34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</w:p>
        </w:tc>
      </w:tr>
      <w:tr w:rsidR="004F2D82" w14:paraId="1AE299FA" w14:textId="77777777">
        <w:trPr>
          <w:jc w:val="center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152F1E6A" w14:textId="77777777" w:rsidR="004F2D82" w:rsidRDefault="004F2D82">
            <w:pPr>
              <w:pStyle w:val="REPORTProceduraWhiteBoldCenter"/>
              <w:widowControl/>
              <w:rPr>
                <w:lang w:eastAsia="en-US"/>
              </w:rPr>
            </w:pPr>
            <w:r>
              <w:rPr>
                <w:lang w:eastAsia="en-US"/>
              </w:rPr>
              <w:t>020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4BAE802E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1B - Segnalazione non di ambito Data Governance</w:t>
            </w:r>
          </w:p>
          <w:p w14:paraId="00783CFB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TITOLO</w:t>
            </w:r>
          </w:p>
          <w:p w14:paraId="1FC81B9D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Segnalazione non di competenza</w:t>
            </w:r>
          </w:p>
          <w:p w14:paraId="5AD812E0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DESCRIZIONE</w:t>
            </w:r>
          </w:p>
          <w:p w14:paraId="2E591399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L'addetto comunica alla funzione interna che la segnalazione ricevuta non riguarda l'ambito della Data Governance, ovvero NON rientra nell’insieme coordinato di ruoli, processi, politiche e strumenti adottati per gestire in modo strutturato e proteggere i “data asset”, garantendo dati univoci, affidabili, sicuri e fruibili per tutto il Gruppo.</w:t>
            </w:r>
          </w:p>
          <w:p w14:paraId="2A51AC40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</w:p>
          <w:p w14:paraId="1A49DAA9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  <w:p w14:paraId="1E563CD8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ALTRO STRUMENTO</w:t>
            </w:r>
          </w:p>
          <w:p w14:paraId="6D68EDD4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  <w:p w14:paraId="6D78C32B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ESECUTORE</w:t>
            </w:r>
          </w:p>
          <w:p w14:paraId="4CE42ADA" w14:textId="77777777" w:rsidR="004F2D82" w:rsidRDefault="008C3D23">
            <w:pPr>
              <w:pStyle w:val="REPORTProceduraWhite"/>
              <w:widowControl/>
              <w:rPr>
                <w:lang w:eastAsia="en-US"/>
              </w:rPr>
            </w:pPr>
            <w:ins w:id="6" w:author="GABRIELE Roberto" w:date="2026-02-03T17:46:00Z">
              <w:r>
                <w:rPr>
                  <w:lang w:eastAsia="en-US"/>
                </w:rPr>
                <w:t>G</w:t>
              </w:r>
            </w:ins>
            <w:del w:id="7" w:author="GABRIELE Roberto" w:date="2026-02-03T17:46:00Z">
              <w:r w:rsidR="004F2D82" w:rsidDel="008C3D23">
                <w:rPr>
                  <w:lang w:eastAsia="en-US"/>
                </w:rPr>
                <w:delText>C</w:delText>
              </w:r>
            </w:del>
            <w:r w:rsidR="004F2D82">
              <w:rPr>
                <w:lang w:eastAsia="en-US"/>
              </w:rPr>
              <w:t xml:space="preserve">DO - DATA GOVERNANCE </w:t>
            </w:r>
            <w:del w:id="8" w:author="GABRIELE Roberto" w:date="2026-02-03T17:46:00Z">
              <w:r w:rsidR="004F2D82" w:rsidDel="008C3D23">
                <w:rPr>
                  <w:lang w:eastAsia="en-US"/>
                </w:rPr>
                <w:delText xml:space="preserve">EXECUTION </w:delText>
              </w:r>
            </w:del>
            <w:r w:rsidR="004F2D82">
              <w:rPr>
                <w:lang w:eastAsia="en-US"/>
              </w:rPr>
              <w:t>- Ufficio</w:t>
            </w:r>
          </w:p>
          <w:p w14:paraId="684CCC21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APPLICATIVO INFORMATICO</w:t>
            </w:r>
          </w:p>
          <w:p w14:paraId="653FED25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  <w:p w14:paraId="60799881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33DC7491" w14:textId="77777777" w:rsidR="004F2D82" w:rsidRDefault="004F2D82">
            <w:pPr>
              <w:pStyle w:val="REPORTProceduraWhiteBoldCenter"/>
              <w:widowControl/>
              <w:rPr>
                <w:lang w:eastAsia="en-US"/>
              </w:rPr>
            </w:pP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2B70A124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</w:p>
        </w:tc>
      </w:tr>
      <w:tr w:rsidR="004F2D82" w14:paraId="7E27AA91" w14:textId="77777777">
        <w:trPr>
          <w:jc w:val="center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0239D2A2" w14:textId="77777777" w:rsidR="004F2D82" w:rsidRDefault="004F2D82">
            <w:pPr>
              <w:pStyle w:val="REPORTProceduraWhiteBoldCenter"/>
              <w:widowControl/>
              <w:rPr>
                <w:lang w:eastAsia="en-US"/>
              </w:rPr>
            </w:pPr>
            <w:r>
              <w:rPr>
                <w:lang w:eastAsia="en-US"/>
              </w:rPr>
              <w:t>030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7F5236E9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1A - Segnalazione di ambito Data Governance</w:t>
            </w:r>
          </w:p>
          <w:p w14:paraId="10119358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TITOLO</w:t>
            </w:r>
          </w:p>
          <w:p w14:paraId="0D4E4368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 xml:space="preserve">Registrazione </w:t>
            </w:r>
            <w:proofErr w:type="spellStart"/>
            <w:r>
              <w:rPr>
                <w:lang w:eastAsia="en-US"/>
              </w:rPr>
              <w:t>incident</w:t>
            </w:r>
            <w:proofErr w:type="spellEnd"/>
            <w:r>
              <w:rPr>
                <w:lang w:eastAsia="en-US"/>
              </w:rPr>
              <w:t xml:space="preserve"> e assegnazione priorità</w:t>
            </w:r>
          </w:p>
          <w:p w14:paraId="0E7C953F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DESCRIZIONE</w:t>
            </w:r>
          </w:p>
          <w:p w14:paraId="5C7648A8" w14:textId="77777777" w:rsidR="004F2D82" w:rsidDel="008C3D23" w:rsidRDefault="004F2D82" w:rsidP="008C3D23">
            <w:pPr>
              <w:pStyle w:val="REPORTProceduraWhite"/>
              <w:widowControl/>
              <w:rPr>
                <w:del w:id="9" w:author="GABRIELE Roberto" w:date="2026-02-03T17:46:00Z"/>
                <w:lang w:eastAsia="en-US"/>
              </w:rPr>
            </w:pPr>
            <w:r>
              <w:rPr>
                <w:lang w:eastAsia="en-US"/>
              </w:rPr>
              <w:t>L’addetto censisce la segnalazione</w:t>
            </w:r>
            <w:ins w:id="10" w:author="GABRIELE Roberto" w:date="2026-02-03T17:47:00Z">
              <w:r w:rsidR="008C3D23" w:rsidRPr="008C3D23">
                <w:rPr>
                  <w:rFonts w:ascii="Segoe UI" w:hAnsi="Segoe UI" w:cs="Segoe UI"/>
                  <w:color w:val="auto"/>
                  <w:sz w:val="18"/>
                  <w:szCs w:val="18"/>
                  <w:shd w:val="clear" w:color="auto" w:fill="auto"/>
                </w:rPr>
                <w:t xml:space="preserve"> </w:t>
              </w:r>
              <w:r w:rsidR="008C3D23" w:rsidRPr="008C3D23">
                <w:rPr>
                  <w:lang w:eastAsia="en-US"/>
                </w:rPr>
                <w:t>su</w:t>
              </w:r>
              <w:r w:rsidR="008C3D23">
                <w:rPr>
                  <w:lang w:eastAsia="en-US"/>
                </w:rPr>
                <w:t xml:space="preserve"> uno strumento di pianificazione di ufficio</w:t>
              </w:r>
              <w:r w:rsidR="008C3D23" w:rsidRPr="008C3D23">
                <w:rPr>
                  <w:lang w:eastAsia="en-US"/>
                </w:rPr>
                <w:t xml:space="preserve"> etichett</w:t>
              </w:r>
              <w:r w:rsidR="008C3D23">
                <w:rPr>
                  <w:lang w:eastAsia="en-US"/>
                </w:rPr>
                <w:t>andola poi</w:t>
              </w:r>
              <w:r w:rsidR="008C3D23" w:rsidRPr="008C3D23">
                <w:rPr>
                  <w:lang w:eastAsia="en-US"/>
                </w:rPr>
                <w:t xml:space="preserve"> come </w:t>
              </w:r>
              <w:r w:rsidR="008C3D23">
                <w:rPr>
                  <w:lang w:eastAsia="en-US"/>
                </w:rPr>
                <w:t>“</w:t>
              </w:r>
              <w:proofErr w:type="spellStart"/>
              <w:r w:rsidR="008C3D23" w:rsidRPr="008C3D23">
                <w:rPr>
                  <w:lang w:eastAsia="en-US"/>
                </w:rPr>
                <w:t>issue</w:t>
              </w:r>
            </w:ins>
            <w:proofErr w:type="spellEnd"/>
            <w:ins w:id="11" w:author="GABRIELE Roberto" w:date="2026-02-03T17:48:00Z">
              <w:r w:rsidR="008C3D23">
                <w:rPr>
                  <w:lang w:eastAsia="en-US"/>
                </w:rPr>
                <w:t>”</w:t>
              </w:r>
            </w:ins>
            <w:ins w:id="12" w:author="GABRIELE Roberto" w:date="2026-02-03T17:47:00Z">
              <w:r w:rsidR="008C3D23" w:rsidRPr="008C3D23">
                <w:rPr>
                  <w:lang w:eastAsia="en-US"/>
                </w:rPr>
                <w:t xml:space="preserve"> e </w:t>
              </w:r>
            </w:ins>
            <w:ins w:id="13" w:author="GABRIELE Roberto" w:date="2026-02-03T17:48:00Z">
              <w:r w:rsidR="008C3D23">
                <w:rPr>
                  <w:lang w:eastAsia="en-US"/>
                </w:rPr>
                <w:t>assegnando una priorità “alta”, “media” o “bassa”.</w:t>
              </w:r>
            </w:ins>
            <w:del w:id="14" w:author="GABRIELE Roberto" w:date="2026-02-03T17:46:00Z">
              <w:r w:rsidDel="008C3D23">
                <w:rPr>
                  <w:lang w:eastAsia="en-US"/>
                </w:rPr>
                <w:delText xml:space="preserve"> in un apposito registro, chiedendo eventualmente il coinvolgimento del segnalatore (per es. Data Owner, Data Custodian, Data Output Referent, Data Manager, Data User), le assegna una priorità e la classifica sulla base di criteri definiti in funzione del valore del “data asset” e delle linee guida violate.</w:delText>
              </w:r>
            </w:del>
          </w:p>
          <w:p w14:paraId="40CE4CC4" w14:textId="77777777" w:rsidR="004F2D82" w:rsidRDefault="004F2D82" w:rsidP="008C3D23">
            <w:pPr>
              <w:pStyle w:val="REPORTProceduraWhite"/>
              <w:widowControl/>
              <w:rPr>
                <w:lang w:eastAsia="en-US"/>
              </w:rPr>
            </w:pPr>
            <w:del w:id="15" w:author="GABRIELE Roberto" w:date="2026-02-03T17:46:00Z">
              <w:r w:rsidDel="008C3D23">
                <w:rPr>
                  <w:lang w:eastAsia="en-US"/>
                </w:rPr>
                <w:delText xml:space="preserve">Gli incident a </w:delText>
              </w:r>
              <w:r w:rsidRPr="008C3D23" w:rsidDel="008C3D23">
                <w:rPr>
                  <w:lang w:eastAsia="en-US"/>
                </w:rPr>
                <w:delText xml:space="preserve">priorità </w:delText>
              </w:r>
              <w:r w:rsidR="0023004C" w:rsidRPr="008C3D23" w:rsidDel="008C3D23">
                <w:rPr>
                  <w:strike/>
                  <w:lang w:eastAsia="en-US"/>
                  <w:rPrChange w:id="16" w:author="GABRIELE Roberto" w:date="2026-02-03T17:51:00Z">
                    <w:rPr>
                      <w:strike/>
                      <w:highlight w:val="yellow"/>
                      <w:lang w:eastAsia="en-US"/>
                    </w:rPr>
                  </w:rPrChange>
                </w:rPr>
                <w:delText>“</w:delText>
              </w:r>
              <w:r w:rsidRPr="008C3D23" w:rsidDel="008C3D23">
                <w:rPr>
                  <w:strike/>
                  <w:lang w:eastAsia="en-US"/>
                  <w:rPrChange w:id="17" w:author="GABRIELE Roberto" w:date="2026-02-03T17:51:00Z">
                    <w:rPr>
                      <w:strike/>
                      <w:highlight w:val="yellow"/>
                      <w:lang w:eastAsia="en-US"/>
                    </w:rPr>
                  </w:rPrChange>
                </w:rPr>
                <w:delText>emergenza</w:delText>
              </w:r>
              <w:r w:rsidR="0023004C" w:rsidRPr="008C3D23" w:rsidDel="008C3D23">
                <w:rPr>
                  <w:strike/>
                  <w:lang w:eastAsia="en-US"/>
                  <w:rPrChange w:id="18" w:author="GABRIELE Roberto" w:date="2026-02-03T17:51:00Z">
                    <w:rPr>
                      <w:strike/>
                      <w:highlight w:val="yellow"/>
                      <w:lang w:eastAsia="en-US"/>
                    </w:rPr>
                  </w:rPrChange>
                </w:rPr>
                <w:delText>”</w:delText>
              </w:r>
              <w:r w:rsidRPr="008C3D23" w:rsidDel="008C3D23">
                <w:rPr>
                  <w:strike/>
                  <w:lang w:eastAsia="en-US"/>
                  <w:rPrChange w:id="19" w:author="GABRIELE Roberto" w:date="2026-02-03T17:51:00Z">
                    <w:rPr>
                      <w:strike/>
                      <w:highlight w:val="yellow"/>
                      <w:lang w:eastAsia="en-US"/>
                    </w:rPr>
                  </w:rPrChange>
                </w:rPr>
                <w:delText xml:space="preserve"> e</w:delText>
              </w:r>
              <w:r w:rsidRPr="008C3D23" w:rsidDel="008C3D23">
                <w:rPr>
                  <w:lang w:eastAsia="en-US"/>
                </w:rPr>
                <w:delText xml:space="preserve"> </w:delText>
              </w:r>
              <w:r w:rsidR="0023004C" w:rsidRPr="008C3D23" w:rsidDel="008C3D23">
                <w:rPr>
                  <w:lang w:eastAsia="en-US"/>
                </w:rPr>
                <w:delText>“</w:delText>
              </w:r>
              <w:r w:rsidRPr="008C3D23" w:rsidDel="008C3D23">
                <w:rPr>
                  <w:lang w:eastAsia="en-US"/>
                </w:rPr>
                <w:delText>alta</w:delText>
              </w:r>
              <w:r w:rsidR="0023004C" w:rsidRPr="008C3D23" w:rsidDel="008C3D23">
                <w:rPr>
                  <w:lang w:eastAsia="en-US"/>
                </w:rPr>
                <w:delText>”</w:delText>
              </w:r>
              <w:r w:rsidRPr="008C3D23" w:rsidDel="008C3D23">
                <w:rPr>
                  <w:lang w:eastAsia="en-US"/>
                </w:rPr>
                <w:delText xml:space="preserve"> vengono</w:delText>
              </w:r>
              <w:r w:rsidDel="008C3D23">
                <w:rPr>
                  <w:lang w:eastAsia="en-US"/>
                </w:rPr>
                <w:delText xml:space="preserve"> notificati al Comitato di Data Governance</w:delText>
              </w:r>
            </w:del>
            <w:r>
              <w:rPr>
                <w:lang w:eastAsia="en-US"/>
              </w:rPr>
              <w:t xml:space="preserve">. </w:t>
            </w:r>
          </w:p>
          <w:p w14:paraId="4563DF15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ALTRO STRUMENTO</w:t>
            </w:r>
          </w:p>
          <w:p w14:paraId="23720757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  <w:p w14:paraId="68905EDB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ESECUTORE</w:t>
            </w:r>
          </w:p>
          <w:p w14:paraId="0593F7FD" w14:textId="77777777" w:rsidR="004F2D82" w:rsidRDefault="008C3D23">
            <w:pPr>
              <w:pStyle w:val="REPORTProceduraWhite"/>
              <w:widowControl/>
              <w:rPr>
                <w:lang w:eastAsia="en-US"/>
              </w:rPr>
            </w:pPr>
            <w:ins w:id="20" w:author="GABRIELE Roberto" w:date="2026-02-03T17:49:00Z">
              <w:r>
                <w:rPr>
                  <w:lang w:eastAsia="en-US"/>
                </w:rPr>
                <w:t>G</w:t>
              </w:r>
            </w:ins>
            <w:del w:id="21" w:author="GABRIELE Roberto" w:date="2026-02-03T17:49:00Z">
              <w:r w:rsidR="004F2D82" w:rsidDel="008C3D23">
                <w:rPr>
                  <w:lang w:eastAsia="en-US"/>
                </w:rPr>
                <w:delText>C</w:delText>
              </w:r>
            </w:del>
            <w:r w:rsidR="004F2D82">
              <w:rPr>
                <w:lang w:eastAsia="en-US"/>
              </w:rPr>
              <w:t xml:space="preserve">DO - DATA GOVERNANCE </w:t>
            </w:r>
            <w:del w:id="22" w:author="GABRIELE Roberto" w:date="2026-02-03T17:49:00Z">
              <w:r w:rsidR="004F2D82" w:rsidDel="008C3D23">
                <w:rPr>
                  <w:lang w:eastAsia="en-US"/>
                </w:rPr>
                <w:delText xml:space="preserve">EXECUTION </w:delText>
              </w:r>
            </w:del>
            <w:r w:rsidR="004F2D82">
              <w:rPr>
                <w:lang w:eastAsia="en-US"/>
              </w:rPr>
              <w:t>- Ufficio</w:t>
            </w:r>
          </w:p>
          <w:p w14:paraId="189D6520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APPLICATIVO INFORMATICO</w:t>
            </w:r>
          </w:p>
          <w:p w14:paraId="693D49A6" w14:textId="77777777" w:rsidR="004F2D82" w:rsidRPr="0023004C" w:rsidRDefault="004F2D82">
            <w:pPr>
              <w:pStyle w:val="REPORTProceduraWhite"/>
              <w:widowControl/>
              <w:rPr>
                <w:lang w:eastAsia="en-US"/>
              </w:rPr>
            </w:pPr>
            <w:r w:rsidRPr="0023004C">
              <w:rPr>
                <w:strike/>
                <w:lang w:eastAsia="en-US"/>
              </w:rPr>
              <w:t>EASYVISTA</w:t>
            </w:r>
            <w:r w:rsidR="0023004C">
              <w:rPr>
                <w:lang w:eastAsia="en-US"/>
              </w:rPr>
              <w:t xml:space="preserve"> </w:t>
            </w:r>
            <w:ins w:id="23" w:author="GABRIELE Roberto" w:date="2026-02-03T17:49:00Z">
              <w:r w:rsidR="008C3D23" w:rsidRPr="008C3D23">
                <w:rPr>
                  <w:lang w:eastAsia="en-US"/>
                </w:rPr>
                <w:t>Planner</w:t>
              </w:r>
            </w:ins>
            <w:del w:id="24" w:author="GABRIELE Roberto" w:date="2026-02-03T17:49:00Z">
              <w:r w:rsidR="0023004C" w:rsidRPr="008C3D23" w:rsidDel="008C3D23">
                <w:rPr>
                  <w:lang w:eastAsia="en-US"/>
                  <w:rPrChange w:id="25" w:author="GABRIELE Roberto" w:date="2026-02-03T17:51:00Z">
                    <w:rPr>
                      <w:highlight w:val="yellow"/>
                      <w:lang w:eastAsia="en-US"/>
                    </w:rPr>
                  </w:rPrChange>
                </w:rPr>
                <w:delText>FILE EXCEL “Catalogo ISSUE</w:delText>
              </w:r>
              <w:r w:rsidR="00873A2C" w:rsidRPr="008C3D23" w:rsidDel="008C3D23">
                <w:rPr>
                  <w:lang w:eastAsia="en-US"/>
                  <w:rPrChange w:id="26" w:author="GABRIELE Roberto" w:date="2026-02-03T17:51:00Z">
                    <w:rPr>
                      <w:highlight w:val="yellow"/>
                      <w:lang w:eastAsia="en-US"/>
                    </w:rPr>
                  </w:rPrChange>
                </w:rPr>
                <w:delText xml:space="preserve"> DG.xlsx”</w:delText>
              </w:r>
            </w:del>
          </w:p>
          <w:p w14:paraId="6F3F5B04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6C939000" w14:textId="77777777" w:rsidR="004F2D82" w:rsidRDefault="004F2D82">
            <w:pPr>
              <w:pStyle w:val="REPORTProceduraWhiteBoldCenter"/>
              <w:widowControl/>
              <w:rPr>
                <w:lang w:eastAsia="en-US"/>
              </w:rPr>
            </w:pP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74085166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</w:p>
        </w:tc>
      </w:tr>
      <w:tr w:rsidR="004F2D82" w14:paraId="18FF5E0C" w14:textId="77777777">
        <w:trPr>
          <w:jc w:val="center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52C767E6" w14:textId="77777777" w:rsidR="004F2D82" w:rsidRDefault="004F2D82">
            <w:pPr>
              <w:pStyle w:val="REPORTProceduraWhiteBoldCenter"/>
              <w:widowControl/>
              <w:rPr>
                <w:lang w:eastAsia="en-US"/>
              </w:rPr>
            </w:pPr>
            <w:del w:id="27" w:author="GABRIELE Roberto" w:date="2026-02-03T17:54:00Z">
              <w:r w:rsidDel="008C3D23">
                <w:rPr>
                  <w:lang w:eastAsia="en-US"/>
                </w:rPr>
                <w:delText>040</w:delText>
              </w:r>
            </w:del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46E9B9B2" w14:textId="77777777" w:rsidR="004F2D82" w:rsidDel="006D38C3" w:rsidRDefault="004F2D82">
            <w:pPr>
              <w:pStyle w:val="REPORTProceduraWhiteBold"/>
              <w:widowControl/>
              <w:rPr>
                <w:del w:id="28" w:author="GABRIELE Roberto" w:date="2026-02-03T15:56:00Z"/>
                <w:lang w:eastAsia="en-US"/>
              </w:rPr>
            </w:pPr>
            <w:del w:id="29" w:author="GABRIELE Roberto" w:date="2026-02-03T15:56:00Z">
              <w:r w:rsidDel="006D38C3">
                <w:rPr>
                  <w:lang w:eastAsia="en-US"/>
                </w:rPr>
                <w:delText>TITOLO</w:delText>
              </w:r>
            </w:del>
          </w:p>
          <w:p w14:paraId="0F85C506" w14:textId="77777777" w:rsidR="004F2D82" w:rsidDel="006D38C3" w:rsidRDefault="004F2D82">
            <w:pPr>
              <w:pStyle w:val="REPORTProceduraWhite"/>
              <w:widowControl/>
              <w:rPr>
                <w:del w:id="30" w:author="GABRIELE Roberto" w:date="2026-02-03T15:56:00Z"/>
                <w:lang w:eastAsia="en-US"/>
              </w:rPr>
            </w:pPr>
            <w:del w:id="31" w:author="GABRIELE Roberto" w:date="2026-02-03T15:56:00Z">
              <w:r w:rsidDel="006D38C3">
                <w:rPr>
                  <w:lang w:eastAsia="en-US"/>
                </w:rPr>
                <w:delText>Analisi titolarità data issue</w:delText>
              </w:r>
            </w:del>
          </w:p>
          <w:p w14:paraId="19E4251D" w14:textId="77777777" w:rsidR="004F2D82" w:rsidDel="006D38C3" w:rsidRDefault="004F2D82">
            <w:pPr>
              <w:pStyle w:val="REPORTProceduraWhiteBold"/>
              <w:widowControl/>
              <w:rPr>
                <w:del w:id="32" w:author="GABRIELE Roberto" w:date="2026-02-03T15:56:00Z"/>
                <w:lang w:eastAsia="en-US"/>
              </w:rPr>
            </w:pPr>
            <w:del w:id="33" w:author="GABRIELE Roberto" w:date="2026-02-03T15:56:00Z">
              <w:r w:rsidDel="006D38C3">
                <w:rPr>
                  <w:lang w:eastAsia="en-US"/>
                </w:rPr>
                <w:delText>DESCRIZIONE</w:delText>
              </w:r>
            </w:del>
          </w:p>
          <w:p w14:paraId="60708A46" w14:textId="77777777" w:rsidR="004F2D82" w:rsidDel="006D38C3" w:rsidRDefault="004F2D82">
            <w:pPr>
              <w:pStyle w:val="REPORTProceduraWhite"/>
              <w:widowControl/>
              <w:rPr>
                <w:del w:id="34" w:author="GABRIELE Roberto" w:date="2026-02-03T15:56:00Z"/>
                <w:lang w:eastAsia="en-US"/>
              </w:rPr>
            </w:pPr>
            <w:del w:id="35" w:author="GABRIELE Roberto" w:date="2026-02-03T15:56:00Z">
              <w:r w:rsidDel="006D38C3">
                <w:rPr>
                  <w:lang w:eastAsia="en-US"/>
                </w:rPr>
                <w:delText>L’addetto valuta se l’issue può essere gestita e risolta in autonomia o se occorre demandarla a un Data Governance Working Group (DGWG) che la gestisca per competenza.</w:delText>
              </w:r>
            </w:del>
          </w:p>
          <w:p w14:paraId="587576DF" w14:textId="77777777" w:rsidR="004F2D82" w:rsidDel="006D38C3" w:rsidRDefault="004F2D82">
            <w:pPr>
              <w:pStyle w:val="REPORTProceduraWhiteBold"/>
              <w:widowControl/>
              <w:rPr>
                <w:del w:id="36" w:author="GABRIELE Roberto" w:date="2026-02-03T15:56:00Z"/>
                <w:lang w:eastAsia="en-US"/>
              </w:rPr>
            </w:pPr>
            <w:del w:id="37" w:author="GABRIELE Roberto" w:date="2026-02-03T15:56:00Z">
              <w:r w:rsidDel="006D38C3">
                <w:rPr>
                  <w:lang w:eastAsia="en-US"/>
                </w:rPr>
                <w:delText>ALTRO STRUMENTO</w:delText>
              </w:r>
            </w:del>
          </w:p>
          <w:p w14:paraId="2D5E21E1" w14:textId="77777777" w:rsidR="004F2D82" w:rsidDel="006D38C3" w:rsidRDefault="004F2D82">
            <w:pPr>
              <w:pStyle w:val="REPORTProceduraWhite"/>
              <w:widowControl/>
              <w:rPr>
                <w:del w:id="38" w:author="GABRIELE Roberto" w:date="2026-02-03T15:56:00Z"/>
                <w:lang w:eastAsia="en-US"/>
              </w:rPr>
            </w:pPr>
            <w:del w:id="39" w:author="GABRIELE Roberto" w:date="2026-02-03T15:56:00Z">
              <w:r w:rsidDel="006D38C3">
                <w:rPr>
                  <w:lang w:eastAsia="en-US"/>
                </w:rPr>
                <w:delText>-</w:delText>
              </w:r>
            </w:del>
          </w:p>
          <w:p w14:paraId="0F46788D" w14:textId="77777777" w:rsidR="004F2D82" w:rsidDel="006D38C3" w:rsidRDefault="004F2D82">
            <w:pPr>
              <w:pStyle w:val="REPORTProceduraWhiteBold"/>
              <w:widowControl/>
              <w:rPr>
                <w:del w:id="40" w:author="GABRIELE Roberto" w:date="2026-02-03T15:56:00Z"/>
                <w:lang w:eastAsia="en-US"/>
              </w:rPr>
            </w:pPr>
            <w:del w:id="41" w:author="GABRIELE Roberto" w:date="2026-02-03T15:56:00Z">
              <w:r w:rsidDel="006D38C3">
                <w:rPr>
                  <w:lang w:eastAsia="en-US"/>
                </w:rPr>
                <w:delText>ESECUTORE</w:delText>
              </w:r>
            </w:del>
          </w:p>
          <w:p w14:paraId="1D8B7B76" w14:textId="77777777" w:rsidR="004F2D82" w:rsidDel="006D38C3" w:rsidRDefault="004F2D82">
            <w:pPr>
              <w:pStyle w:val="REPORTProceduraWhite"/>
              <w:widowControl/>
              <w:rPr>
                <w:del w:id="42" w:author="GABRIELE Roberto" w:date="2026-02-03T15:56:00Z"/>
                <w:lang w:eastAsia="en-US"/>
              </w:rPr>
            </w:pPr>
            <w:del w:id="43" w:author="GABRIELE Roberto" w:date="2026-02-03T15:56:00Z">
              <w:r w:rsidDel="006D38C3">
                <w:rPr>
                  <w:lang w:eastAsia="en-US"/>
                </w:rPr>
                <w:delText>CDO - DATA GOVERNANCE EXECUTION - Ufficio</w:delText>
              </w:r>
            </w:del>
          </w:p>
          <w:p w14:paraId="0B0C273A" w14:textId="77777777" w:rsidR="004F2D82" w:rsidDel="006D38C3" w:rsidRDefault="004F2D82">
            <w:pPr>
              <w:pStyle w:val="REPORTProceduraWhiteBold"/>
              <w:widowControl/>
              <w:rPr>
                <w:del w:id="44" w:author="GABRIELE Roberto" w:date="2026-02-03T15:56:00Z"/>
                <w:lang w:eastAsia="en-US"/>
              </w:rPr>
            </w:pPr>
            <w:del w:id="45" w:author="GABRIELE Roberto" w:date="2026-02-03T15:56:00Z">
              <w:r w:rsidDel="006D38C3">
                <w:rPr>
                  <w:lang w:eastAsia="en-US"/>
                </w:rPr>
                <w:delText>APPLICATIVO INFORMATICO</w:delText>
              </w:r>
            </w:del>
          </w:p>
          <w:p w14:paraId="6C4988E0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  <w:p w14:paraId="5C14EB0A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2989CD9A" w14:textId="77777777" w:rsidR="004F2D82" w:rsidRDefault="004F2D82">
            <w:pPr>
              <w:pStyle w:val="REPORTProceduraWhiteBoldCenter"/>
              <w:widowControl/>
              <w:rPr>
                <w:lang w:eastAsia="en-US"/>
              </w:rPr>
            </w:pP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26A16729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</w:p>
        </w:tc>
      </w:tr>
      <w:tr w:rsidR="004F2D82" w14:paraId="1856F3E8" w14:textId="77777777">
        <w:trPr>
          <w:jc w:val="center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17C7B725" w14:textId="77777777" w:rsidR="004F2D82" w:rsidRDefault="004F2D82">
            <w:pPr>
              <w:pStyle w:val="REPORTProceduraWhiteBoldCenter"/>
              <w:widowControl/>
              <w:rPr>
                <w:lang w:eastAsia="en-US"/>
              </w:rPr>
            </w:pPr>
            <w:del w:id="46" w:author="GABRIELE Roberto" w:date="2026-02-03T17:54:00Z">
              <w:r w:rsidDel="008C3D23">
                <w:rPr>
                  <w:lang w:eastAsia="en-US"/>
                </w:rPr>
                <w:delText>050</w:delText>
              </w:r>
            </w:del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63C9D68A" w14:textId="77777777" w:rsidR="004F2D82" w:rsidDel="006D38C3" w:rsidRDefault="004F2D82">
            <w:pPr>
              <w:pStyle w:val="REPORTProceduraWhiteBold"/>
              <w:widowControl/>
              <w:rPr>
                <w:del w:id="47" w:author="GABRIELE Roberto" w:date="2026-02-03T15:57:00Z"/>
                <w:lang w:eastAsia="en-US"/>
              </w:rPr>
            </w:pPr>
            <w:del w:id="48" w:author="GABRIELE Roberto" w:date="2026-02-03T15:57:00Z">
              <w:r w:rsidDel="006D38C3">
                <w:rPr>
                  <w:lang w:eastAsia="en-US"/>
                </w:rPr>
                <w:delText xml:space="preserve">2A </w:delText>
              </w:r>
            </w:del>
            <w:del w:id="49" w:author="GABRIELE Roberto" w:date="2026-02-03T15:56:00Z">
              <w:r w:rsidDel="006D38C3">
                <w:rPr>
                  <w:lang w:eastAsia="en-US"/>
                </w:rPr>
                <w:delText>-</w:delText>
              </w:r>
            </w:del>
            <w:del w:id="50" w:author="GABRIELE Roberto" w:date="2026-02-03T15:57:00Z">
              <w:r w:rsidDel="006D38C3">
                <w:rPr>
                  <w:lang w:eastAsia="en-US"/>
                </w:rPr>
                <w:delText xml:space="preserve"> </w:delText>
              </w:r>
            </w:del>
            <w:del w:id="51" w:author="GABRIELE Roberto" w:date="2026-02-03T15:56:00Z">
              <w:r w:rsidDel="006D38C3">
                <w:rPr>
                  <w:lang w:eastAsia="en-US"/>
                </w:rPr>
                <w:delText>Competenza DGWG</w:delText>
              </w:r>
            </w:del>
          </w:p>
          <w:p w14:paraId="51384CA4" w14:textId="77777777" w:rsidR="004F2D82" w:rsidDel="006D38C3" w:rsidRDefault="004F2D82">
            <w:pPr>
              <w:pStyle w:val="REPORTProceduraWhiteBold"/>
              <w:widowControl/>
              <w:rPr>
                <w:del w:id="52" w:author="GABRIELE Roberto" w:date="2026-02-03T15:57:00Z"/>
                <w:lang w:eastAsia="en-US"/>
              </w:rPr>
            </w:pPr>
            <w:del w:id="53" w:author="GABRIELE Roberto" w:date="2026-02-03T15:57:00Z">
              <w:r w:rsidDel="006D38C3">
                <w:rPr>
                  <w:lang w:eastAsia="en-US"/>
                </w:rPr>
                <w:delText>TITOLO</w:delText>
              </w:r>
            </w:del>
          </w:p>
          <w:p w14:paraId="77E1079E" w14:textId="77777777" w:rsidR="004F2D82" w:rsidDel="006D38C3" w:rsidRDefault="004F2D82">
            <w:pPr>
              <w:pStyle w:val="REPORTProceduraWhite"/>
              <w:widowControl/>
              <w:rPr>
                <w:del w:id="54" w:author="GABRIELE Roberto" w:date="2026-02-03T15:57:00Z"/>
                <w:lang w:eastAsia="en-US"/>
              </w:rPr>
            </w:pPr>
            <w:del w:id="55" w:author="GABRIELE Roberto" w:date="2026-02-03T15:57:00Z">
              <w:r w:rsidDel="006D38C3">
                <w:rPr>
                  <w:lang w:eastAsia="en-US"/>
                </w:rPr>
                <w:delText>Analisi dell'issue e individuazione della soluzione</w:delText>
              </w:r>
            </w:del>
          </w:p>
          <w:p w14:paraId="0EEE22A6" w14:textId="77777777" w:rsidR="004F2D82" w:rsidDel="006D38C3" w:rsidRDefault="004F2D82">
            <w:pPr>
              <w:pStyle w:val="REPORTProceduraWhiteBold"/>
              <w:widowControl/>
              <w:rPr>
                <w:del w:id="56" w:author="GABRIELE Roberto" w:date="2026-02-03T15:57:00Z"/>
                <w:lang w:eastAsia="en-US"/>
              </w:rPr>
            </w:pPr>
            <w:del w:id="57" w:author="GABRIELE Roberto" w:date="2026-02-03T15:57:00Z">
              <w:r w:rsidDel="006D38C3">
                <w:rPr>
                  <w:lang w:eastAsia="en-US"/>
                </w:rPr>
                <w:delText>DESCRIZIONE</w:delText>
              </w:r>
            </w:del>
          </w:p>
          <w:p w14:paraId="60B403A8" w14:textId="77777777" w:rsidR="004F2D82" w:rsidDel="006D38C3" w:rsidRDefault="004F2D82">
            <w:pPr>
              <w:pStyle w:val="REPORTProceduraWhite"/>
              <w:widowControl/>
              <w:rPr>
                <w:del w:id="58" w:author="GABRIELE Roberto" w:date="2026-02-03T15:57:00Z"/>
                <w:lang w:eastAsia="en-US"/>
              </w:rPr>
            </w:pPr>
            <w:del w:id="59" w:author="GABRIELE Roberto" w:date="2026-02-03T15:57:00Z">
              <w:r w:rsidDel="006D38C3">
                <w:rPr>
                  <w:lang w:eastAsia="en-US"/>
                </w:rPr>
                <w:delText xml:space="preserve">L’addetto richiede l’attivazione di un DGWG per l’identificazione della soluzione migliore dell'issue. </w:delText>
              </w:r>
            </w:del>
          </w:p>
          <w:p w14:paraId="74FD3D90" w14:textId="77777777" w:rsidR="004F2D82" w:rsidDel="006D38C3" w:rsidRDefault="004F2D82">
            <w:pPr>
              <w:pStyle w:val="REPORTProceduraWhite"/>
              <w:widowControl/>
              <w:rPr>
                <w:del w:id="60" w:author="GABRIELE Roberto" w:date="2026-02-03T15:57:00Z"/>
                <w:lang w:eastAsia="en-US"/>
              </w:rPr>
            </w:pPr>
            <w:del w:id="61" w:author="GABRIELE Roberto" w:date="2026-02-03T15:57:00Z">
              <w:r w:rsidDel="006D38C3">
                <w:rPr>
                  <w:lang w:eastAsia="en-US"/>
                </w:rPr>
                <w:delText xml:space="preserve">L’attività prevede l’esecuzione di una analisi approfondita per individuare root causes e azioni correttive di miglioramento finalizzate a evitare il ripetersi dell’issue, censendo inoltre le “lesson learned”. </w:delText>
              </w:r>
            </w:del>
          </w:p>
          <w:p w14:paraId="322FAEFB" w14:textId="77777777" w:rsidR="004F2D82" w:rsidDel="006D38C3" w:rsidRDefault="004F2D82">
            <w:pPr>
              <w:pStyle w:val="REPORTProceduraWhite"/>
              <w:widowControl/>
              <w:rPr>
                <w:del w:id="62" w:author="GABRIELE Roberto" w:date="2026-02-03T15:57:00Z"/>
                <w:lang w:eastAsia="en-US"/>
              </w:rPr>
            </w:pPr>
            <w:del w:id="63" w:author="GABRIELE Roberto" w:date="2026-02-03T15:57:00Z">
              <w:r w:rsidDel="006D38C3">
                <w:rPr>
                  <w:lang w:eastAsia="en-US"/>
                </w:rPr>
                <w:delText>A seconda della tipologia dell’issue, il DGWG – dopo apposita valutazione - risolve direttamente o indirizza la sua risoluzione coinvolgendo le opportune funzioni.</w:delText>
              </w:r>
            </w:del>
          </w:p>
          <w:p w14:paraId="6A589BC9" w14:textId="77777777" w:rsidR="004F2D82" w:rsidDel="006D38C3" w:rsidRDefault="004F2D82">
            <w:pPr>
              <w:pStyle w:val="REPORTProceduraWhite"/>
              <w:widowControl/>
              <w:rPr>
                <w:del w:id="64" w:author="GABRIELE Roberto" w:date="2026-02-03T15:57:00Z"/>
                <w:lang w:eastAsia="en-US"/>
              </w:rPr>
            </w:pPr>
            <w:del w:id="65" w:author="GABRIELE Roberto" w:date="2026-02-03T15:57:00Z">
              <w:r w:rsidDel="006D38C3">
                <w:rPr>
                  <w:lang w:eastAsia="en-US"/>
                </w:rPr>
                <w:delText xml:space="preserve">Il DGWG potrebbe </w:delText>
              </w:r>
              <w:r w:rsidRPr="008C3D23" w:rsidDel="006D38C3">
                <w:rPr>
                  <w:lang w:eastAsia="en-US"/>
                </w:rPr>
                <w:delText>aprire segnalazioni correttive o evolutive</w:delText>
              </w:r>
              <w:r w:rsidR="00873A2C" w:rsidRPr="008C3D23" w:rsidDel="006D38C3">
                <w:rPr>
                  <w:lang w:eastAsia="en-US"/>
                </w:rPr>
                <w:delText xml:space="preserve"> </w:delText>
              </w:r>
              <w:r w:rsidR="00873A2C" w:rsidRPr="008C3D23" w:rsidDel="006D38C3">
                <w:rPr>
                  <w:lang w:eastAsia="en-US"/>
                  <w:rPrChange w:id="66" w:author="GABRIELE Roberto" w:date="2026-02-03T17:51:00Z">
                    <w:rPr>
                      <w:highlight w:val="yellow"/>
                      <w:lang w:eastAsia="en-US"/>
                    </w:rPr>
                  </w:rPrChange>
                </w:rPr>
                <w:delText>(in EASYVISTA o in ProDe)</w:delText>
              </w:r>
              <w:r w:rsidRPr="008C3D23" w:rsidDel="006D38C3">
                <w:rPr>
                  <w:lang w:eastAsia="en-US"/>
                </w:rPr>
                <w:delText xml:space="preserve"> che seguono il normale processo di sviluppo e potrebbe anche riclassificare</w:delText>
              </w:r>
              <w:r w:rsidDel="006D38C3">
                <w:rPr>
                  <w:lang w:eastAsia="en-US"/>
                </w:rPr>
                <w:delText xml:space="preserve"> o riprioritizzare l’issue.</w:delText>
              </w:r>
            </w:del>
          </w:p>
          <w:p w14:paraId="645D6E98" w14:textId="77777777" w:rsidR="004F2D82" w:rsidDel="006D38C3" w:rsidRDefault="004F2D82">
            <w:pPr>
              <w:pStyle w:val="REPORTProceduraWhiteBold"/>
              <w:widowControl/>
              <w:rPr>
                <w:del w:id="67" w:author="GABRIELE Roberto" w:date="2026-02-03T15:57:00Z"/>
                <w:lang w:eastAsia="en-US"/>
              </w:rPr>
            </w:pPr>
            <w:del w:id="68" w:author="GABRIELE Roberto" w:date="2026-02-03T15:57:00Z">
              <w:r w:rsidDel="006D38C3">
                <w:rPr>
                  <w:lang w:eastAsia="en-US"/>
                </w:rPr>
                <w:delText>ALTRO STRUMENTO</w:delText>
              </w:r>
            </w:del>
          </w:p>
          <w:p w14:paraId="6F68B1BB" w14:textId="77777777" w:rsidR="004F2D82" w:rsidDel="006D38C3" w:rsidRDefault="004F2D82">
            <w:pPr>
              <w:pStyle w:val="REPORTProceduraWhite"/>
              <w:widowControl/>
              <w:rPr>
                <w:del w:id="69" w:author="GABRIELE Roberto" w:date="2026-02-03T15:57:00Z"/>
                <w:lang w:eastAsia="en-US"/>
              </w:rPr>
            </w:pPr>
            <w:del w:id="70" w:author="GABRIELE Roberto" w:date="2026-02-03T15:57:00Z">
              <w:r w:rsidDel="006D38C3">
                <w:rPr>
                  <w:lang w:eastAsia="en-US"/>
                </w:rPr>
                <w:delText>-</w:delText>
              </w:r>
            </w:del>
          </w:p>
          <w:p w14:paraId="1E773E15" w14:textId="77777777" w:rsidR="004F2D82" w:rsidDel="006D38C3" w:rsidRDefault="004F2D82">
            <w:pPr>
              <w:pStyle w:val="REPORTProceduraWhiteBold"/>
              <w:widowControl/>
              <w:rPr>
                <w:del w:id="71" w:author="GABRIELE Roberto" w:date="2026-02-03T15:57:00Z"/>
                <w:lang w:eastAsia="en-US"/>
              </w:rPr>
            </w:pPr>
            <w:del w:id="72" w:author="GABRIELE Roberto" w:date="2026-02-03T15:57:00Z">
              <w:r w:rsidDel="006D38C3">
                <w:rPr>
                  <w:lang w:eastAsia="en-US"/>
                </w:rPr>
                <w:delText>ESECUTORE</w:delText>
              </w:r>
            </w:del>
          </w:p>
          <w:p w14:paraId="5F957BE0" w14:textId="77777777" w:rsidR="004F2D82" w:rsidDel="006D38C3" w:rsidRDefault="004F2D82">
            <w:pPr>
              <w:pStyle w:val="REPORTProceduraWhite"/>
              <w:widowControl/>
              <w:rPr>
                <w:del w:id="73" w:author="GABRIELE Roberto" w:date="2026-02-03T15:57:00Z"/>
                <w:lang w:eastAsia="en-US"/>
              </w:rPr>
            </w:pPr>
            <w:del w:id="74" w:author="GABRIELE Roberto" w:date="2026-02-03T15:57:00Z">
              <w:r w:rsidDel="006D38C3">
                <w:rPr>
                  <w:lang w:eastAsia="en-US"/>
                </w:rPr>
                <w:delText>DATA GOVERNANCE WORKING GROUP</w:delText>
              </w:r>
            </w:del>
          </w:p>
          <w:p w14:paraId="04BE2ED3" w14:textId="77777777" w:rsidR="004F2D82" w:rsidDel="006D38C3" w:rsidRDefault="004F2D82">
            <w:pPr>
              <w:pStyle w:val="REPORTProceduraWhiteBold"/>
              <w:widowControl/>
              <w:rPr>
                <w:del w:id="75" w:author="GABRIELE Roberto" w:date="2026-02-03T15:57:00Z"/>
                <w:lang w:eastAsia="en-US"/>
              </w:rPr>
            </w:pPr>
            <w:del w:id="76" w:author="GABRIELE Roberto" w:date="2026-02-03T15:57:00Z">
              <w:r w:rsidDel="006D38C3">
                <w:rPr>
                  <w:lang w:eastAsia="en-US"/>
                </w:rPr>
                <w:delText>APPLICATIVO INFORMATICO</w:delText>
              </w:r>
            </w:del>
          </w:p>
          <w:p w14:paraId="0F16FE17" w14:textId="77777777" w:rsidR="004F2D82" w:rsidDel="006D38C3" w:rsidRDefault="004F2D82">
            <w:pPr>
              <w:pStyle w:val="REPORTProceduraWhite"/>
              <w:widowControl/>
              <w:rPr>
                <w:del w:id="77" w:author="GABRIELE Roberto" w:date="2026-02-03T15:57:00Z"/>
                <w:lang w:eastAsia="en-US"/>
              </w:rPr>
            </w:pPr>
            <w:del w:id="78" w:author="GABRIELE Roberto" w:date="2026-02-03T15:57:00Z">
              <w:r w:rsidDel="006D38C3">
                <w:rPr>
                  <w:lang w:eastAsia="en-US"/>
                </w:rPr>
                <w:delText>-</w:delText>
              </w:r>
            </w:del>
          </w:p>
          <w:p w14:paraId="001E7CFE" w14:textId="77777777" w:rsidR="004F2D82" w:rsidRDefault="004F2D82" w:rsidP="006D38C3">
            <w:pPr>
              <w:pStyle w:val="REPORTProceduraWhite"/>
              <w:widowControl/>
              <w:rPr>
                <w:lang w:eastAsia="en-US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2CADDE70" w14:textId="77777777" w:rsidR="004F2D82" w:rsidRDefault="004F2D82">
            <w:pPr>
              <w:pStyle w:val="REPORTProceduraWhiteBoldCenter"/>
              <w:widowControl/>
              <w:rPr>
                <w:lang w:eastAsia="en-US"/>
              </w:rPr>
            </w:pPr>
            <w:del w:id="79" w:author="GABRIELE Roberto" w:date="2026-02-03T17:54:00Z">
              <w:r w:rsidDel="008C3D23">
                <w:rPr>
                  <w:lang w:eastAsia="en-US"/>
                </w:rPr>
                <w:delText>060</w:delText>
              </w:r>
            </w:del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253B3114" w14:textId="77777777" w:rsidR="004F2D82" w:rsidDel="00212C13" w:rsidRDefault="004F2D82">
            <w:pPr>
              <w:pStyle w:val="REPORTProceduraWhiteBold"/>
              <w:widowControl/>
              <w:rPr>
                <w:del w:id="80" w:author="GABRIELE Roberto" w:date="2026-02-03T17:55:00Z"/>
                <w:lang w:eastAsia="en-US"/>
              </w:rPr>
            </w:pPr>
            <w:del w:id="81" w:author="GABRIELE Roberto" w:date="2026-02-03T17:55:00Z">
              <w:r w:rsidDel="00212C13">
                <w:rPr>
                  <w:lang w:eastAsia="en-US"/>
                </w:rPr>
                <w:delText>TITOLO</w:delText>
              </w:r>
            </w:del>
          </w:p>
          <w:p w14:paraId="6AD68B94" w14:textId="77777777" w:rsidR="004F2D82" w:rsidDel="00212C13" w:rsidRDefault="004F2D82">
            <w:pPr>
              <w:pStyle w:val="REPORTProceduraWhite"/>
              <w:widowControl/>
              <w:rPr>
                <w:del w:id="82" w:author="GABRIELE Roberto" w:date="2026-02-03T17:55:00Z"/>
                <w:lang w:eastAsia="en-US"/>
              </w:rPr>
            </w:pPr>
            <w:del w:id="83" w:author="GABRIELE Roberto" w:date="2026-02-03T17:55:00Z">
              <w:r w:rsidDel="00212C13">
                <w:rPr>
                  <w:lang w:eastAsia="en-US"/>
                </w:rPr>
                <w:delText>Verificare correttezza e completezza della soluzione</w:delText>
              </w:r>
            </w:del>
          </w:p>
          <w:p w14:paraId="43B59943" w14:textId="77777777" w:rsidR="004F2D82" w:rsidDel="00212C13" w:rsidRDefault="004F2D82">
            <w:pPr>
              <w:pStyle w:val="REPORTProceduraWhiteBold"/>
              <w:widowControl/>
              <w:rPr>
                <w:del w:id="84" w:author="GABRIELE Roberto" w:date="2026-02-03T17:55:00Z"/>
                <w:lang w:eastAsia="en-US"/>
              </w:rPr>
            </w:pPr>
            <w:del w:id="85" w:author="GABRIELE Roberto" w:date="2026-02-03T17:55:00Z">
              <w:r w:rsidDel="00212C13">
                <w:rPr>
                  <w:lang w:eastAsia="en-US"/>
                </w:rPr>
                <w:delText>DESCRIZIONE</w:delText>
              </w:r>
            </w:del>
          </w:p>
          <w:p w14:paraId="28C579C8" w14:textId="77777777" w:rsidR="004F2D82" w:rsidDel="00212C13" w:rsidRDefault="004F2D82">
            <w:pPr>
              <w:pStyle w:val="REPORTProceduraWhite"/>
              <w:widowControl/>
              <w:rPr>
                <w:del w:id="86" w:author="GABRIELE Roberto" w:date="2026-02-03T17:55:00Z"/>
                <w:lang w:eastAsia="en-US"/>
              </w:rPr>
            </w:pPr>
            <w:del w:id="87" w:author="GABRIELE Roberto" w:date="2026-02-03T17:55:00Z">
              <w:r w:rsidDel="00212C13">
                <w:rPr>
                  <w:lang w:eastAsia="en-US"/>
                </w:rPr>
                <w:delText>L’addetto verifica l’effettiva risoluzione della causa del problema e che quindi siano state attivate sia soluzioni tattiche sia soluzioni definitive.</w:delText>
              </w:r>
            </w:del>
          </w:p>
          <w:p w14:paraId="3ADDAA59" w14:textId="77777777" w:rsidR="004F2D82" w:rsidDel="00212C13" w:rsidRDefault="004F2D82">
            <w:pPr>
              <w:pStyle w:val="REPORTProceduraWhiteBold"/>
              <w:widowControl/>
              <w:rPr>
                <w:del w:id="88" w:author="GABRIELE Roberto" w:date="2026-02-03T17:55:00Z"/>
                <w:lang w:eastAsia="en-US"/>
              </w:rPr>
            </w:pPr>
            <w:del w:id="89" w:author="GABRIELE Roberto" w:date="2026-02-03T17:55:00Z">
              <w:r w:rsidDel="00212C13">
                <w:rPr>
                  <w:lang w:eastAsia="en-US"/>
                </w:rPr>
                <w:delText>GESTIONE ANOMALIA</w:delText>
              </w:r>
            </w:del>
          </w:p>
          <w:p w14:paraId="64DCF71D" w14:textId="77777777" w:rsidR="004F2D82" w:rsidDel="00212C13" w:rsidRDefault="004F2D82">
            <w:pPr>
              <w:pStyle w:val="REPORTProceduraWhite"/>
              <w:widowControl/>
              <w:rPr>
                <w:del w:id="90" w:author="GABRIELE Roberto" w:date="2026-02-03T17:55:00Z"/>
                <w:lang w:eastAsia="en-US"/>
              </w:rPr>
            </w:pPr>
            <w:del w:id="91" w:author="GABRIELE Roberto" w:date="2026-02-03T17:55:00Z">
              <w:r w:rsidDel="00212C13">
                <w:rPr>
                  <w:lang w:eastAsia="en-US"/>
                </w:rPr>
                <w:delText>Qualora la soluzione proposta non fosse ritenuta soddisfacente dall’addetto, questi analizza nuovamente l’issue e rimanda al DGWG per rivedere la soluzione proposta.</w:delText>
              </w:r>
            </w:del>
          </w:p>
          <w:p w14:paraId="0C010B20" w14:textId="77777777" w:rsidR="004F2D82" w:rsidDel="00212C13" w:rsidRDefault="004F2D82">
            <w:pPr>
              <w:pStyle w:val="REPORTProceduraWhite"/>
              <w:widowControl/>
              <w:rPr>
                <w:del w:id="92" w:author="GABRIELE Roberto" w:date="2026-02-03T17:55:00Z"/>
                <w:lang w:eastAsia="en-US"/>
              </w:rPr>
            </w:pPr>
            <w:del w:id="93" w:author="GABRIELE Roberto" w:date="2026-02-03T17:55:00Z">
              <w:r w:rsidDel="00212C13">
                <w:rPr>
                  <w:lang w:eastAsia="en-US"/>
                </w:rPr>
                <w:delText xml:space="preserve"> </w:delText>
              </w:r>
            </w:del>
          </w:p>
          <w:p w14:paraId="1F147A35" w14:textId="77777777" w:rsidR="004F2D82" w:rsidDel="00212C13" w:rsidRDefault="004F2D82">
            <w:pPr>
              <w:pStyle w:val="REPORTProceduraWhiteBold"/>
              <w:widowControl/>
              <w:rPr>
                <w:del w:id="94" w:author="GABRIELE Roberto" w:date="2026-02-03T17:55:00Z"/>
                <w:lang w:eastAsia="en-US"/>
              </w:rPr>
            </w:pPr>
            <w:del w:id="95" w:author="GABRIELE Roberto" w:date="2026-02-03T17:55:00Z">
              <w:r w:rsidDel="00212C13">
                <w:rPr>
                  <w:lang w:eastAsia="en-US"/>
                </w:rPr>
                <w:delText>ALTRO STRUMENTO</w:delText>
              </w:r>
            </w:del>
          </w:p>
          <w:p w14:paraId="6FA103D7" w14:textId="77777777" w:rsidR="004F2D82" w:rsidDel="00212C13" w:rsidRDefault="004F2D82">
            <w:pPr>
              <w:pStyle w:val="REPORTProceduraWhite"/>
              <w:widowControl/>
              <w:rPr>
                <w:del w:id="96" w:author="GABRIELE Roberto" w:date="2026-02-03T17:55:00Z"/>
                <w:lang w:eastAsia="en-US"/>
              </w:rPr>
            </w:pPr>
            <w:del w:id="97" w:author="GABRIELE Roberto" w:date="2026-02-03T17:55:00Z">
              <w:r w:rsidDel="00212C13">
                <w:rPr>
                  <w:lang w:eastAsia="en-US"/>
                </w:rPr>
                <w:delText>-</w:delText>
              </w:r>
            </w:del>
          </w:p>
          <w:p w14:paraId="0F1D3EFA" w14:textId="77777777" w:rsidR="004F2D82" w:rsidDel="00212C13" w:rsidRDefault="004F2D82">
            <w:pPr>
              <w:pStyle w:val="REPORTProceduraWhiteBold"/>
              <w:widowControl/>
              <w:rPr>
                <w:del w:id="98" w:author="GABRIELE Roberto" w:date="2026-02-03T17:55:00Z"/>
                <w:lang w:eastAsia="en-US"/>
              </w:rPr>
            </w:pPr>
            <w:del w:id="99" w:author="GABRIELE Roberto" w:date="2026-02-03T17:55:00Z">
              <w:r w:rsidDel="00212C13">
                <w:rPr>
                  <w:lang w:eastAsia="en-US"/>
                </w:rPr>
                <w:delText>TIPO</w:delText>
              </w:r>
            </w:del>
          </w:p>
          <w:p w14:paraId="7005B7A3" w14:textId="77777777" w:rsidR="004F2D82" w:rsidDel="00212C13" w:rsidRDefault="004F2D82">
            <w:pPr>
              <w:pStyle w:val="REPORTProceduraWhite"/>
              <w:widowControl/>
              <w:rPr>
                <w:del w:id="100" w:author="GABRIELE Roberto" w:date="2026-02-03T17:55:00Z"/>
                <w:lang w:eastAsia="en-US"/>
              </w:rPr>
            </w:pPr>
            <w:del w:id="101" w:author="GABRIELE Roberto" w:date="2026-02-03T17:55:00Z">
              <w:r w:rsidDel="00212C13">
                <w:rPr>
                  <w:lang w:eastAsia="en-US"/>
                </w:rPr>
                <w:delText>Manuale</w:delText>
              </w:r>
            </w:del>
          </w:p>
          <w:p w14:paraId="2662D89C" w14:textId="77777777" w:rsidR="004F2D82" w:rsidDel="00212C13" w:rsidRDefault="004F2D82">
            <w:pPr>
              <w:pStyle w:val="REPORTProceduraWhiteBold"/>
              <w:widowControl/>
              <w:rPr>
                <w:del w:id="102" w:author="GABRIELE Roberto" w:date="2026-02-03T17:55:00Z"/>
                <w:lang w:eastAsia="en-US"/>
              </w:rPr>
            </w:pPr>
            <w:del w:id="103" w:author="GABRIELE Roberto" w:date="2026-02-03T17:55:00Z">
              <w:r w:rsidDel="00212C13">
                <w:rPr>
                  <w:lang w:eastAsia="en-US"/>
                </w:rPr>
                <w:delText>SCOPO</w:delText>
              </w:r>
            </w:del>
          </w:p>
          <w:p w14:paraId="391C9DD5" w14:textId="77777777" w:rsidR="004F2D82" w:rsidDel="00212C13" w:rsidRDefault="004F2D82">
            <w:pPr>
              <w:pStyle w:val="REPORTProceduraWhite"/>
              <w:widowControl/>
              <w:rPr>
                <w:del w:id="104" w:author="GABRIELE Roberto" w:date="2026-02-03T17:55:00Z"/>
                <w:lang w:eastAsia="en-US"/>
              </w:rPr>
            </w:pPr>
            <w:del w:id="105" w:author="GABRIELE Roberto" w:date="2026-02-03T17:55:00Z">
              <w:r w:rsidDel="00212C13">
                <w:rPr>
                  <w:lang w:eastAsia="en-US"/>
                </w:rPr>
                <w:delText>Ex post</w:delText>
              </w:r>
            </w:del>
          </w:p>
          <w:p w14:paraId="19DFC0F5" w14:textId="77777777" w:rsidR="004F2D82" w:rsidDel="00212C13" w:rsidRDefault="004F2D82">
            <w:pPr>
              <w:pStyle w:val="REPORTProceduraWhiteBold"/>
              <w:widowControl/>
              <w:rPr>
                <w:del w:id="106" w:author="GABRIELE Roberto" w:date="2026-02-03T17:55:00Z"/>
                <w:lang w:eastAsia="en-US"/>
              </w:rPr>
            </w:pPr>
            <w:del w:id="107" w:author="GABRIELE Roberto" w:date="2026-02-03T17:55:00Z">
              <w:r w:rsidDel="00212C13">
                <w:rPr>
                  <w:lang w:eastAsia="en-US"/>
                </w:rPr>
                <w:delText>PERIODICITA'</w:delText>
              </w:r>
            </w:del>
          </w:p>
          <w:p w14:paraId="37FA42E8" w14:textId="77777777" w:rsidR="004F2D82" w:rsidDel="00212C13" w:rsidRDefault="004F2D82">
            <w:pPr>
              <w:pStyle w:val="REPORTProceduraWhite"/>
              <w:widowControl/>
              <w:rPr>
                <w:del w:id="108" w:author="GABRIELE Roberto" w:date="2026-02-03T17:55:00Z"/>
                <w:lang w:eastAsia="en-US"/>
              </w:rPr>
            </w:pPr>
            <w:del w:id="109" w:author="GABRIELE Roberto" w:date="2026-02-03T17:55:00Z">
              <w:r w:rsidDel="00212C13">
                <w:rPr>
                  <w:lang w:eastAsia="en-US"/>
                </w:rPr>
                <w:delText>Ad evento</w:delText>
              </w:r>
            </w:del>
          </w:p>
          <w:p w14:paraId="16E59833" w14:textId="77777777" w:rsidR="004F2D82" w:rsidDel="00212C13" w:rsidRDefault="004F2D82">
            <w:pPr>
              <w:pStyle w:val="REPORTProceduraWhiteBold"/>
              <w:widowControl/>
              <w:rPr>
                <w:del w:id="110" w:author="GABRIELE Roberto" w:date="2026-02-03T17:55:00Z"/>
                <w:lang w:eastAsia="en-US"/>
              </w:rPr>
            </w:pPr>
            <w:del w:id="111" w:author="GABRIELE Roberto" w:date="2026-02-03T17:55:00Z">
              <w:r w:rsidDel="00212C13">
                <w:rPr>
                  <w:lang w:eastAsia="en-US"/>
                </w:rPr>
                <w:delText>DESCRIZIONE EVIDENZA CONTROLLO</w:delText>
              </w:r>
            </w:del>
          </w:p>
          <w:p w14:paraId="010C8ECF" w14:textId="77777777" w:rsidR="004F2D82" w:rsidDel="00212C13" w:rsidRDefault="004F2D82">
            <w:pPr>
              <w:pStyle w:val="REPORTProceduraWhite"/>
              <w:widowControl/>
              <w:rPr>
                <w:del w:id="112" w:author="GABRIELE Roberto" w:date="2026-02-03T17:55:00Z"/>
                <w:lang w:eastAsia="en-US"/>
              </w:rPr>
            </w:pPr>
            <w:del w:id="113" w:author="GABRIELE Roberto" w:date="2026-02-03T17:55:00Z">
              <w:r w:rsidDel="00212C13">
                <w:rPr>
                  <w:lang w:eastAsia="en-US"/>
                </w:rPr>
                <w:delText>-</w:delText>
              </w:r>
            </w:del>
          </w:p>
          <w:p w14:paraId="59CF4A1A" w14:textId="77777777" w:rsidR="004F2D82" w:rsidDel="00212C13" w:rsidRDefault="004F2D82">
            <w:pPr>
              <w:pStyle w:val="REPORTProceduraWhiteBold"/>
              <w:widowControl/>
              <w:rPr>
                <w:del w:id="114" w:author="GABRIELE Roberto" w:date="2026-02-03T17:55:00Z"/>
                <w:lang w:eastAsia="en-US"/>
              </w:rPr>
            </w:pPr>
            <w:del w:id="115" w:author="GABRIELE Roberto" w:date="2026-02-03T17:55:00Z">
              <w:r w:rsidDel="00212C13">
                <w:rPr>
                  <w:lang w:eastAsia="en-US"/>
                </w:rPr>
                <w:delText>ESECUTORE</w:delText>
              </w:r>
            </w:del>
          </w:p>
          <w:p w14:paraId="005ABC6A" w14:textId="77777777" w:rsidR="004F2D82" w:rsidDel="00212C13" w:rsidRDefault="004F2D82">
            <w:pPr>
              <w:pStyle w:val="REPORTProceduraWhite"/>
              <w:widowControl/>
              <w:rPr>
                <w:del w:id="116" w:author="GABRIELE Roberto" w:date="2026-02-03T17:55:00Z"/>
                <w:lang w:eastAsia="en-US"/>
              </w:rPr>
            </w:pPr>
            <w:del w:id="117" w:author="GABRIELE Roberto" w:date="2026-02-03T17:55:00Z">
              <w:r w:rsidDel="00212C13">
                <w:rPr>
                  <w:lang w:eastAsia="en-US"/>
                </w:rPr>
                <w:delText>CDO - DATA GOVERNANCE EXECUTION - Ufficio</w:delText>
              </w:r>
            </w:del>
          </w:p>
          <w:p w14:paraId="33FADBD7" w14:textId="77777777" w:rsidR="004F2D82" w:rsidDel="00212C13" w:rsidRDefault="004F2D82">
            <w:pPr>
              <w:pStyle w:val="REPORTProceduraWhiteBold"/>
              <w:widowControl/>
              <w:rPr>
                <w:del w:id="118" w:author="GABRIELE Roberto" w:date="2026-02-03T17:55:00Z"/>
                <w:lang w:eastAsia="en-US"/>
              </w:rPr>
            </w:pPr>
            <w:del w:id="119" w:author="GABRIELE Roberto" w:date="2026-02-03T17:55:00Z">
              <w:r w:rsidDel="00212C13">
                <w:rPr>
                  <w:lang w:eastAsia="en-US"/>
                </w:rPr>
                <w:delText>APPLICATIVO INFORMATICO</w:delText>
              </w:r>
            </w:del>
          </w:p>
          <w:p w14:paraId="39D09CD3" w14:textId="77777777" w:rsidR="004F2D82" w:rsidDel="00212C13" w:rsidRDefault="004F2D82">
            <w:pPr>
              <w:pStyle w:val="REPORTProceduraWhite"/>
              <w:widowControl/>
              <w:rPr>
                <w:del w:id="120" w:author="GABRIELE Roberto" w:date="2026-02-03T17:55:00Z"/>
                <w:lang w:eastAsia="en-US"/>
              </w:rPr>
            </w:pPr>
            <w:del w:id="121" w:author="GABRIELE Roberto" w:date="2026-02-03T17:55:00Z">
              <w:r w:rsidDel="00212C13">
                <w:rPr>
                  <w:lang w:eastAsia="en-US"/>
                </w:rPr>
                <w:delText>-</w:delText>
              </w:r>
            </w:del>
          </w:p>
          <w:p w14:paraId="131D2B17" w14:textId="77777777" w:rsidR="004F2D82" w:rsidDel="00212C13" w:rsidRDefault="004F2D82">
            <w:pPr>
              <w:pStyle w:val="REPORTProceduraWhiteBold"/>
              <w:widowControl/>
              <w:rPr>
                <w:del w:id="122" w:author="GABRIELE Roberto" w:date="2026-02-03T17:55:00Z"/>
                <w:lang w:eastAsia="en-US"/>
              </w:rPr>
            </w:pPr>
            <w:del w:id="123" w:author="GABRIELE Roberto" w:date="2026-02-03T17:55:00Z">
              <w:r w:rsidDel="00212C13">
                <w:rPr>
                  <w:lang w:eastAsia="en-US"/>
                </w:rPr>
                <w:delText>EFFICACIA DEL CONTROLLO</w:delText>
              </w:r>
            </w:del>
          </w:p>
          <w:p w14:paraId="610ABC10" w14:textId="77777777" w:rsidR="004F2D82" w:rsidDel="00212C13" w:rsidRDefault="004F2D82">
            <w:pPr>
              <w:pStyle w:val="REPORTProceduraWhite"/>
              <w:widowControl/>
              <w:rPr>
                <w:del w:id="124" w:author="GABRIELE Roberto" w:date="2026-02-03T17:55:00Z"/>
                <w:lang w:eastAsia="en-US"/>
              </w:rPr>
            </w:pPr>
            <w:del w:id="125" w:author="GABRIELE Roberto" w:date="2026-02-03T17:55:00Z">
              <w:r w:rsidDel="00212C13">
                <w:rPr>
                  <w:lang w:eastAsia="en-US"/>
                </w:rPr>
                <w:lastRenderedPageBreak/>
                <w:delText>Alta</w:delText>
              </w:r>
            </w:del>
          </w:p>
          <w:p w14:paraId="73DDA02E" w14:textId="77777777" w:rsidR="004F2D82" w:rsidRDefault="004F2D82" w:rsidP="00212C13">
            <w:pPr>
              <w:pStyle w:val="REPORTProceduraWhite"/>
              <w:widowControl/>
              <w:rPr>
                <w:lang w:eastAsia="en-US"/>
              </w:rPr>
            </w:pPr>
          </w:p>
        </w:tc>
      </w:tr>
      <w:tr w:rsidR="004F2D82" w14:paraId="64B98032" w14:textId="77777777">
        <w:trPr>
          <w:jc w:val="center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5AD7D409" w14:textId="77777777" w:rsidR="004F2D82" w:rsidRDefault="004F2D82">
            <w:pPr>
              <w:pStyle w:val="REPORTProceduraWhiteBoldCenter"/>
              <w:widowControl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0</w:t>
            </w:r>
            <w:ins w:id="126" w:author="GABRIELE Roberto" w:date="2026-02-03T17:50:00Z">
              <w:r w:rsidR="008C3D23">
                <w:rPr>
                  <w:lang w:eastAsia="en-US"/>
                </w:rPr>
                <w:t>4</w:t>
              </w:r>
            </w:ins>
            <w:del w:id="127" w:author="GABRIELE Roberto" w:date="2026-02-03T17:50:00Z">
              <w:r w:rsidDel="008C3D23">
                <w:rPr>
                  <w:lang w:eastAsia="en-US"/>
                </w:rPr>
                <w:delText>7</w:delText>
              </w:r>
            </w:del>
            <w:r>
              <w:rPr>
                <w:lang w:eastAsia="en-US"/>
              </w:rPr>
              <w:t>0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24EE456C" w14:textId="77777777" w:rsidR="004F2D82" w:rsidDel="008C3D23" w:rsidRDefault="004F2D82">
            <w:pPr>
              <w:pStyle w:val="REPORTProceduraWhiteBold"/>
              <w:widowControl/>
              <w:rPr>
                <w:del w:id="128" w:author="GABRIELE Roberto" w:date="2026-02-03T17:50:00Z"/>
                <w:lang w:eastAsia="en-US"/>
              </w:rPr>
            </w:pPr>
            <w:del w:id="129" w:author="GABRIELE Roberto" w:date="2026-02-03T17:50:00Z">
              <w:r w:rsidDel="008C3D23">
                <w:rPr>
                  <w:lang w:eastAsia="en-US"/>
                </w:rPr>
                <w:delText xml:space="preserve">2B - Competenza </w:delText>
              </w:r>
            </w:del>
            <w:del w:id="130" w:author="GABRIELE Roberto" w:date="2026-02-03T15:58:00Z">
              <w:r w:rsidDel="006D38C3">
                <w:rPr>
                  <w:lang w:eastAsia="en-US"/>
                </w:rPr>
                <w:delText>CDO</w:delText>
              </w:r>
            </w:del>
          </w:p>
          <w:p w14:paraId="63EA0624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TITOLO</w:t>
            </w:r>
          </w:p>
          <w:p w14:paraId="23FA7EFA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Analisi dell'</w:t>
            </w:r>
            <w:proofErr w:type="spellStart"/>
            <w:r>
              <w:rPr>
                <w:lang w:eastAsia="en-US"/>
              </w:rPr>
              <w:t>issue</w:t>
            </w:r>
            <w:proofErr w:type="spellEnd"/>
            <w:r>
              <w:rPr>
                <w:lang w:eastAsia="en-US"/>
              </w:rPr>
              <w:t xml:space="preserve"> e individuazione della soluzione</w:t>
            </w:r>
          </w:p>
          <w:p w14:paraId="5BE605E0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DESCRIZIONE</w:t>
            </w:r>
          </w:p>
          <w:p w14:paraId="227C400A" w14:textId="77777777" w:rsidR="004F2D82" w:rsidDel="00C540EC" w:rsidRDefault="004F2D82">
            <w:pPr>
              <w:pStyle w:val="REPORTProceduraWhite"/>
              <w:widowControl/>
              <w:rPr>
                <w:del w:id="131" w:author="GABRIELE Roberto" w:date="2026-02-03T16:14:00Z"/>
                <w:lang w:eastAsia="en-US"/>
              </w:rPr>
            </w:pPr>
            <w:del w:id="132" w:author="GABRIELE Roberto" w:date="2026-02-03T16:14:00Z">
              <w:r w:rsidDel="00C540EC">
                <w:rPr>
                  <w:lang w:eastAsia="en-US"/>
                </w:rPr>
                <w:delText>L’addetto ricerca la soluzione migliore eseguendo un'analisi approfondita per individuare root causes e azioni correttive di miglioramento finalizzate a evitare il ripetersi dell’issue,</w:delText>
              </w:r>
            </w:del>
            <w:del w:id="133" w:author="GABRIELE Roberto" w:date="2026-02-03T16:05:00Z">
              <w:r w:rsidDel="006D38C3">
                <w:rPr>
                  <w:lang w:eastAsia="en-US"/>
                </w:rPr>
                <w:delText xml:space="preserve"> censendo inoltre le “lesson learned”</w:delText>
              </w:r>
            </w:del>
            <w:del w:id="134" w:author="GABRIELE Roberto" w:date="2026-02-03T16:14:00Z">
              <w:r w:rsidDel="00C540EC">
                <w:rPr>
                  <w:lang w:eastAsia="en-US"/>
                </w:rPr>
                <w:delText xml:space="preserve">. </w:delText>
              </w:r>
            </w:del>
          </w:p>
          <w:p w14:paraId="13B1750F" w14:textId="77777777" w:rsidR="004F2D82" w:rsidDel="00C540EC" w:rsidRDefault="004F2D82">
            <w:pPr>
              <w:pStyle w:val="REPORTProceduraWhite"/>
              <w:widowControl/>
              <w:rPr>
                <w:del w:id="135" w:author="GABRIELE Roberto" w:date="2026-02-03T16:14:00Z"/>
                <w:lang w:eastAsia="en-US"/>
              </w:rPr>
            </w:pPr>
            <w:del w:id="136" w:author="GABRIELE Roberto" w:date="2026-02-03T16:14:00Z">
              <w:r w:rsidDel="00C540EC">
                <w:rPr>
                  <w:lang w:eastAsia="en-US"/>
                </w:rPr>
                <w:delText>A seconda della tipologia dell’issue, l’addetto risolve direttamente o indirizza la sua risoluzione coinvolgendo le opportune funzioni.</w:delText>
              </w:r>
            </w:del>
          </w:p>
          <w:p w14:paraId="19E4877C" w14:textId="77777777" w:rsidR="008C3D23" w:rsidRDefault="004F2D82" w:rsidP="00873A2C">
            <w:pPr>
              <w:pStyle w:val="REPORTProceduraWhite"/>
              <w:widowControl/>
              <w:rPr>
                <w:ins w:id="137" w:author="GABRIELE Roberto" w:date="2026-02-03T17:51:00Z"/>
                <w:lang w:eastAsia="en-US"/>
              </w:rPr>
            </w:pPr>
            <w:r>
              <w:rPr>
                <w:lang w:eastAsia="en-US"/>
              </w:rPr>
              <w:t xml:space="preserve">L’addetto </w:t>
            </w:r>
            <w:ins w:id="138" w:author="GABRIELE Roberto" w:date="2026-02-03T16:07:00Z">
              <w:r w:rsidR="00C540EC">
                <w:rPr>
                  <w:lang w:eastAsia="en-US"/>
                </w:rPr>
                <w:t xml:space="preserve">coinvolge </w:t>
              </w:r>
            </w:ins>
            <w:del w:id="139" w:author="GABRIELE Roberto" w:date="2026-02-03T16:07:00Z">
              <w:r w:rsidDel="00C540EC">
                <w:rPr>
                  <w:lang w:eastAsia="en-US"/>
                </w:rPr>
                <w:delText xml:space="preserve">potrebbe </w:delText>
              </w:r>
            </w:del>
            <w:ins w:id="140" w:author="GABRIELE Roberto" w:date="2026-02-03T16:06:00Z">
              <w:r w:rsidR="00C540EC">
                <w:rPr>
                  <w:lang w:eastAsia="en-US"/>
                </w:rPr>
                <w:t xml:space="preserve">il CDO Network </w:t>
              </w:r>
            </w:ins>
            <w:ins w:id="141" w:author="GABRIELE Roberto" w:date="2026-02-03T16:07:00Z">
              <w:r w:rsidR="00C540EC">
                <w:rPr>
                  <w:lang w:eastAsia="en-US"/>
                </w:rPr>
                <w:t>ed eventu</w:t>
              </w:r>
            </w:ins>
            <w:ins w:id="142" w:author="GABRIELE Roberto" w:date="2026-02-03T16:08:00Z">
              <w:r w:rsidR="00C540EC">
                <w:rPr>
                  <w:lang w:eastAsia="en-US"/>
                </w:rPr>
                <w:t>a</w:t>
              </w:r>
            </w:ins>
            <w:ins w:id="143" w:author="GABRIELE Roberto" w:date="2026-02-03T16:07:00Z">
              <w:r w:rsidR="00C540EC">
                <w:rPr>
                  <w:lang w:eastAsia="en-US"/>
                </w:rPr>
                <w:t>lmente altre f</w:t>
              </w:r>
            </w:ins>
            <w:ins w:id="144" w:author="GABRIELE Roberto" w:date="2026-02-03T16:08:00Z">
              <w:r w:rsidR="00C540EC">
                <w:rPr>
                  <w:lang w:eastAsia="en-US"/>
                </w:rPr>
                <w:t xml:space="preserve">unzioni coinvolte individuando </w:t>
              </w:r>
            </w:ins>
            <w:ins w:id="145" w:author="GABRIELE Roberto" w:date="2026-02-03T17:50:00Z">
              <w:r w:rsidR="008C3D23">
                <w:rPr>
                  <w:lang w:eastAsia="en-US"/>
                </w:rPr>
                <w:t xml:space="preserve">poi </w:t>
              </w:r>
            </w:ins>
            <w:ins w:id="146" w:author="GABRIELE Roberto" w:date="2026-02-03T16:08:00Z">
              <w:r w:rsidR="00C540EC">
                <w:rPr>
                  <w:lang w:eastAsia="en-US"/>
                </w:rPr>
                <w:t xml:space="preserve">un </w:t>
              </w:r>
            </w:ins>
            <w:ins w:id="147" w:author="GABRIELE Roberto" w:date="2026-02-03T17:50:00Z">
              <w:r w:rsidR="008C3D23">
                <w:rPr>
                  <w:lang w:eastAsia="en-US"/>
                </w:rPr>
                <w:t>R</w:t>
              </w:r>
            </w:ins>
            <w:ins w:id="148" w:author="GABRIELE Roberto" w:date="2026-02-03T16:08:00Z">
              <w:r w:rsidR="00C540EC">
                <w:rPr>
                  <w:lang w:eastAsia="en-US"/>
                </w:rPr>
                <w:t xml:space="preserve">eferente </w:t>
              </w:r>
            </w:ins>
            <w:ins w:id="149" w:author="GABRIELE Roberto" w:date="2026-02-03T16:13:00Z">
              <w:r w:rsidR="00C540EC">
                <w:rPr>
                  <w:lang w:eastAsia="en-US"/>
                </w:rPr>
                <w:t>con il quale verrà identificata la miglior soluzione</w:t>
              </w:r>
            </w:ins>
            <w:ins w:id="150" w:author="GABRIELE Roberto" w:date="2026-02-03T17:51:00Z">
              <w:r w:rsidR="008C3D23">
                <w:rPr>
                  <w:lang w:eastAsia="en-US"/>
                </w:rPr>
                <w:t xml:space="preserve">. </w:t>
              </w:r>
            </w:ins>
          </w:p>
          <w:p w14:paraId="6F2E5B03" w14:textId="77777777" w:rsidR="00873A2C" w:rsidRPr="0023004C" w:rsidRDefault="008C3D23" w:rsidP="00873A2C">
            <w:pPr>
              <w:pStyle w:val="REPORTProceduraWhite"/>
              <w:widowControl/>
              <w:rPr>
                <w:lang w:eastAsia="en-US"/>
              </w:rPr>
            </w:pPr>
            <w:ins w:id="151" w:author="GABRIELE Roberto" w:date="2026-02-03T17:51:00Z">
              <w:r>
                <w:rPr>
                  <w:lang w:eastAsia="en-US"/>
                </w:rPr>
                <w:t>Il Referente</w:t>
              </w:r>
            </w:ins>
            <w:ins w:id="152" w:author="GABRIELE Roberto" w:date="2026-02-03T16:13:00Z">
              <w:r w:rsidR="00C540EC">
                <w:rPr>
                  <w:lang w:eastAsia="en-US"/>
                </w:rPr>
                <w:t xml:space="preserve"> </w:t>
              </w:r>
            </w:ins>
            <w:ins w:id="153" w:author="GABRIELE Roberto" w:date="2026-02-03T16:08:00Z">
              <w:r w:rsidR="00C540EC" w:rsidRPr="008C3D23">
                <w:rPr>
                  <w:lang w:eastAsia="en-US"/>
                </w:rPr>
                <w:t xml:space="preserve">avrà il compito di </w:t>
              </w:r>
            </w:ins>
            <w:r w:rsidR="004F2D82" w:rsidRPr="008C3D23">
              <w:rPr>
                <w:lang w:eastAsia="en-US"/>
              </w:rPr>
              <w:t xml:space="preserve">aprire </w:t>
            </w:r>
            <w:ins w:id="154" w:author="GABRIELE Roberto" w:date="2026-02-03T16:08:00Z">
              <w:r w:rsidR="00C540EC" w:rsidRPr="008C3D23">
                <w:rPr>
                  <w:lang w:eastAsia="en-US"/>
                </w:rPr>
                <w:t>eventual</w:t>
              </w:r>
            </w:ins>
            <w:ins w:id="155" w:author="GABRIELE Roberto" w:date="2026-02-03T16:09:00Z">
              <w:r w:rsidR="00C540EC" w:rsidRPr="008C3D23">
                <w:rPr>
                  <w:lang w:eastAsia="en-US"/>
                </w:rPr>
                <w:t>i</w:t>
              </w:r>
            </w:ins>
            <w:ins w:id="156" w:author="GABRIELE Roberto" w:date="2026-02-03T16:08:00Z">
              <w:r w:rsidR="00C540EC" w:rsidRPr="008C3D23">
                <w:rPr>
                  <w:lang w:eastAsia="en-US"/>
                </w:rPr>
                <w:t xml:space="preserve"> </w:t>
              </w:r>
            </w:ins>
            <w:r w:rsidR="004F2D82" w:rsidRPr="008C3D23">
              <w:rPr>
                <w:lang w:eastAsia="en-US"/>
              </w:rPr>
              <w:t xml:space="preserve">segnalazioni correttive o evolutive </w:t>
            </w:r>
            <w:r w:rsidR="00873A2C" w:rsidRPr="008C3D23">
              <w:rPr>
                <w:lang w:eastAsia="en-US"/>
              </w:rPr>
              <w:t xml:space="preserve">(in EASYVISTA o in </w:t>
            </w:r>
            <w:proofErr w:type="spellStart"/>
            <w:r w:rsidR="00873A2C" w:rsidRPr="008C3D23">
              <w:rPr>
                <w:lang w:eastAsia="en-US"/>
              </w:rPr>
              <w:t>ProDe</w:t>
            </w:r>
            <w:proofErr w:type="spellEnd"/>
            <w:r w:rsidR="00873A2C" w:rsidRPr="008C3D23">
              <w:rPr>
                <w:lang w:eastAsia="en-US"/>
              </w:rPr>
              <w:t xml:space="preserve">) </w:t>
            </w:r>
            <w:r w:rsidR="004F2D82" w:rsidRPr="008C3D23">
              <w:rPr>
                <w:lang w:eastAsia="en-US"/>
              </w:rPr>
              <w:t xml:space="preserve">che seguono il normale processo di sviluppo e potrebbe anche riclassificare o </w:t>
            </w:r>
            <w:proofErr w:type="spellStart"/>
            <w:r w:rsidR="004F2D82" w:rsidRPr="008C3D23">
              <w:rPr>
                <w:lang w:eastAsia="en-US"/>
              </w:rPr>
              <w:t>riprioritizzare</w:t>
            </w:r>
            <w:proofErr w:type="spellEnd"/>
            <w:r w:rsidR="004F2D82" w:rsidRPr="008C3D23">
              <w:rPr>
                <w:lang w:eastAsia="en-US"/>
              </w:rPr>
              <w:t xml:space="preserve"> l’</w:t>
            </w:r>
            <w:proofErr w:type="spellStart"/>
            <w:r w:rsidR="004F2D82" w:rsidRPr="008C3D23">
              <w:rPr>
                <w:lang w:eastAsia="en-US"/>
              </w:rPr>
              <w:t>issue</w:t>
            </w:r>
            <w:proofErr w:type="spellEnd"/>
            <w:r w:rsidR="00873A2C" w:rsidRPr="008C3D23">
              <w:rPr>
                <w:lang w:eastAsia="en-US"/>
              </w:rPr>
              <w:t xml:space="preserve"> </w:t>
            </w:r>
            <w:del w:id="157" w:author="GABRIELE Roberto" w:date="2026-02-03T15:59:00Z">
              <w:r w:rsidR="00873A2C" w:rsidRPr="008C3D23" w:rsidDel="006D38C3">
                <w:rPr>
                  <w:lang w:eastAsia="en-US"/>
                </w:rPr>
                <w:delText xml:space="preserve">sul file excel </w:delText>
              </w:r>
              <w:r w:rsidR="00873A2C" w:rsidRPr="008C3D23" w:rsidDel="006D38C3">
                <w:rPr>
                  <w:lang w:eastAsia="en-US"/>
                  <w:rPrChange w:id="158" w:author="GABRIELE Roberto" w:date="2026-02-03T17:51:00Z">
                    <w:rPr>
                      <w:highlight w:val="yellow"/>
                      <w:lang w:eastAsia="en-US"/>
                    </w:rPr>
                  </w:rPrChange>
                </w:rPr>
                <w:delText>“Catalogo ISSUE DG.xlsx”</w:delText>
              </w:r>
              <w:r w:rsidR="00873A2C" w:rsidRPr="008C3D23" w:rsidDel="006D38C3">
                <w:rPr>
                  <w:lang w:eastAsia="en-US"/>
                </w:rPr>
                <w:delText>.</w:delText>
              </w:r>
            </w:del>
            <w:ins w:id="159" w:author="GABRIELE Roberto" w:date="2026-02-03T15:59:00Z">
              <w:r w:rsidR="006D38C3">
                <w:rPr>
                  <w:lang w:eastAsia="en-US"/>
                </w:rPr>
                <w:t>sullo strumento di pianificazione delle attività di ufficio.</w:t>
              </w:r>
            </w:ins>
            <w:ins w:id="160" w:author="GABRIELE Roberto" w:date="2026-02-03T16:08:00Z">
              <w:r w:rsidR="00C540EC">
                <w:rPr>
                  <w:lang w:eastAsia="en-US"/>
                </w:rPr>
                <w:t xml:space="preserve"> </w:t>
              </w:r>
            </w:ins>
          </w:p>
          <w:p w14:paraId="6066806B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</w:p>
          <w:p w14:paraId="57596C4D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ALTRO STRUMENTO</w:t>
            </w:r>
          </w:p>
          <w:p w14:paraId="1C9CA13D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  <w:p w14:paraId="3FE25DC7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ESECUTORE</w:t>
            </w:r>
          </w:p>
          <w:p w14:paraId="6A34731B" w14:textId="77777777" w:rsidR="004F2D82" w:rsidRDefault="008C3D23">
            <w:pPr>
              <w:pStyle w:val="REPORTProceduraWhite"/>
              <w:widowControl/>
              <w:rPr>
                <w:lang w:eastAsia="en-US"/>
              </w:rPr>
            </w:pPr>
            <w:ins w:id="161" w:author="GABRIELE Roberto" w:date="2026-02-03T17:52:00Z">
              <w:r>
                <w:rPr>
                  <w:lang w:eastAsia="en-US"/>
                </w:rPr>
                <w:t>G</w:t>
              </w:r>
            </w:ins>
            <w:del w:id="162" w:author="GABRIELE Roberto" w:date="2026-02-03T17:52:00Z">
              <w:r w:rsidR="004F2D82" w:rsidDel="008C3D23">
                <w:rPr>
                  <w:lang w:eastAsia="en-US"/>
                </w:rPr>
                <w:delText>C</w:delText>
              </w:r>
            </w:del>
            <w:r w:rsidR="004F2D82">
              <w:rPr>
                <w:lang w:eastAsia="en-US"/>
              </w:rPr>
              <w:t xml:space="preserve">DO - DATA GOVERNANCE </w:t>
            </w:r>
            <w:del w:id="163" w:author="GABRIELE Roberto" w:date="2026-02-03T17:52:00Z">
              <w:r w:rsidR="004F2D82" w:rsidDel="008C3D23">
                <w:rPr>
                  <w:lang w:eastAsia="en-US"/>
                </w:rPr>
                <w:delText xml:space="preserve">EXECUTION </w:delText>
              </w:r>
            </w:del>
            <w:r w:rsidR="004F2D82">
              <w:rPr>
                <w:lang w:eastAsia="en-US"/>
              </w:rPr>
              <w:t>- Ufficio</w:t>
            </w:r>
          </w:p>
          <w:p w14:paraId="7930CE83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APPLICATIVO INFORMATICO</w:t>
            </w:r>
          </w:p>
          <w:p w14:paraId="606F7385" w14:textId="77777777" w:rsidR="004F2D82" w:rsidRDefault="008C3D23">
            <w:pPr>
              <w:pStyle w:val="REPORTProceduraWhite"/>
              <w:widowControl/>
              <w:rPr>
                <w:lang w:eastAsia="en-US"/>
              </w:rPr>
            </w:pPr>
            <w:ins w:id="164" w:author="GABRIELE Roberto" w:date="2026-02-03T17:52:00Z">
              <w:r>
                <w:rPr>
                  <w:lang w:eastAsia="en-US"/>
                </w:rPr>
                <w:t>Planner</w:t>
              </w:r>
            </w:ins>
            <w:del w:id="165" w:author="GABRIELE Roberto" w:date="2026-02-03T17:52:00Z">
              <w:r w:rsidR="004F2D82" w:rsidDel="008C3D23">
                <w:rPr>
                  <w:lang w:eastAsia="en-US"/>
                </w:rPr>
                <w:delText>-</w:delText>
              </w:r>
            </w:del>
          </w:p>
          <w:p w14:paraId="2EAF9FF1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2297A63C" w14:textId="77777777" w:rsidR="004F2D82" w:rsidRDefault="00212C13">
            <w:pPr>
              <w:pStyle w:val="REPORTProceduraWhiteBoldCenter"/>
              <w:widowControl/>
              <w:rPr>
                <w:lang w:eastAsia="en-US"/>
              </w:rPr>
            </w:pPr>
            <w:ins w:id="166" w:author="GABRIELE Roberto" w:date="2026-02-03T17:56:00Z">
              <w:r>
                <w:rPr>
                  <w:lang w:eastAsia="en-US"/>
                </w:rPr>
                <w:t>050</w:t>
              </w:r>
            </w:ins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2ED122CA" w14:textId="77777777" w:rsidR="00212C13" w:rsidRDefault="00212C13" w:rsidP="00212C13">
            <w:pPr>
              <w:pStyle w:val="REPORTProceduraWhiteBold"/>
              <w:widowControl/>
              <w:rPr>
                <w:ins w:id="167" w:author="GABRIELE Roberto" w:date="2026-02-03T17:55:00Z"/>
                <w:lang w:eastAsia="en-US"/>
              </w:rPr>
            </w:pPr>
            <w:ins w:id="168" w:author="GABRIELE Roberto" w:date="2026-02-03T17:55:00Z">
              <w:r>
                <w:rPr>
                  <w:lang w:eastAsia="en-US"/>
                </w:rPr>
                <w:t>TITOLO</w:t>
              </w:r>
            </w:ins>
          </w:p>
          <w:p w14:paraId="283074CE" w14:textId="77777777" w:rsidR="00212C13" w:rsidRDefault="00212C13" w:rsidP="00212C13">
            <w:pPr>
              <w:pStyle w:val="REPORTProceduraWhite"/>
              <w:widowControl/>
              <w:rPr>
                <w:ins w:id="169" w:author="GABRIELE Roberto" w:date="2026-02-03T17:55:00Z"/>
                <w:lang w:eastAsia="en-US"/>
              </w:rPr>
            </w:pPr>
            <w:ins w:id="170" w:author="GABRIELE Roberto" w:date="2026-02-03T17:55:00Z">
              <w:r>
                <w:rPr>
                  <w:lang w:eastAsia="en-US"/>
                </w:rPr>
                <w:t>Verificare correttezza e completezza della soluzione</w:t>
              </w:r>
            </w:ins>
          </w:p>
          <w:p w14:paraId="65FDB902" w14:textId="77777777" w:rsidR="00212C13" w:rsidRDefault="00212C13" w:rsidP="00212C13">
            <w:pPr>
              <w:pStyle w:val="REPORTProceduraWhiteBold"/>
              <w:widowControl/>
              <w:rPr>
                <w:ins w:id="171" w:author="GABRIELE Roberto" w:date="2026-02-03T17:55:00Z"/>
                <w:lang w:eastAsia="en-US"/>
              </w:rPr>
            </w:pPr>
            <w:ins w:id="172" w:author="GABRIELE Roberto" w:date="2026-02-03T17:55:00Z">
              <w:r>
                <w:rPr>
                  <w:lang w:eastAsia="en-US"/>
                </w:rPr>
                <w:t>DESCRIZIONE</w:t>
              </w:r>
            </w:ins>
          </w:p>
          <w:p w14:paraId="51AF6814" w14:textId="77777777" w:rsidR="00212C13" w:rsidRDefault="00212C13" w:rsidP="00212C13">
            <w:pPr>
              <w:pStyle w:val="REPORTProceduraWhite"/>
              <w:widowControl/>
              <w:rPr>
                <w:ins w:id="173" w:author="GABRIELE Roberto" w:date="2026-02-03T17:57:00Z"/>
                <w:lang w:eastAsia="en-US"/>
              </w:rPr>
            </w:pPr>
            <w:ins w:id="174" w:author="GABRIELE Roberto" w:date="2026-02-03T17:55:00Z">
              <w:r>
                <w:rPr>
                  <w:lang w:eastAsia="en-US"/>
                </w:rPr>
                <w:t xml:space="preserve">L’addetto verifica </w:t>
              </w:r>
            </w:ins>
            <w:ins w:id="175" w:author="GABRIELE Roberto" w:date="2026-02-03T17:56:00Z">
              <w:r>
                <w:rPr>
                  <w:lang w:eastAsia="en-US"/>
                </w:rPr>
                <w:t xml:space="preserve">l’efficacia della soluzione </w:t>
              </w:r>
            </w:ins>
            <w:ins w:id="176" w:author="GABRIELE Roberto" w:date="2026-02-03T17:57:00Z">
              <w:r>
                <w:rPr>
                  <w:lang w:eastAsia="en-US"/>
                </w:rPr>
                <w:t>valutando la stessa come definitiva.</w:t>
              </w:r>
            </w:ins>
          </w:p>
          <w:p w14:paraId="5138A5C0" w14:textId="77777777" w:rsidR="00212C13" w:rsidRDefault="00212C13" w:rsidP="00212C13">
            <w:pPr>
              <w:pStyle w:val="REPORTProceduraWhiteBold"/>
              <w:widowControl/>
              <w:rPr>
                <w:ins w:id="177" w:author="GABRIELE Roberto" w:date="2026-02-03T17:57:00Z"/>
                <w:lang w:eastAsia="en-US"/>
              </w:rPr>
            </w:pPr>
          </w:p>
          <w:p w14:paraId="053B9277" w14:textId="77777777" w:rsidR="00212C13" w:rsidRDefault="00212C13" w:rsidP="00212C13">
            <w:pPr>
              <w:pStyle w:val="REPORTProceduraWhiteBold"/>
              <w:widowControl/>
              <w:rPr>
                <w:ins w:id="178" w:author="GABRIELE Roberto" w:date="2026-02-03T17:55:00Z"/>
                <w:lang w:eastAsia="en-US"/>
              </w:rPr>
            </w:pPr>
            <w:ins w:id="179" w:author="GABRIELE Roberto" w:date="2026-02-03T17:55:00Z">
              <w:r>
                <w:rPr>
                  <w:lang w:eastAsia="en-US"/>
                </w:rPr>
                <w:t>GESTIONE ANOMALIA</w:t>
              </w:r>
            </w:ins>
          </w:p>
          <w:p w14:paraId="596E9F4B" w14:textId="77777777" w:rsidR="00212C13" w:rsidRDefault="00212C13" w:rsidP="00212C13">
            <w:pPr>
              <w:pStyle w:val="REPORTProceduraWhite"/>
              <w:widowControl/>
              <w:rPr>
                <w:ins w:id="180" w:author="GABRIELE Roberto" w:date="2026-02-03T17:55:00Z"/>
                <w:lang w:eastAsia="en-US"/>
              </w:rPr>
            </w:pPr>
            <w:ins w:id="181" w:author="GABRIELE Roberto" w:date="2026-02-03T17:55:00Z">
              <w:r>
                <w:rPr>
                  <w:lang w:eastAsia="en-US"/>
                </w:rPr>
                <w:t xml:space="preserve">Qualora la soluzione proposta non fosse ritenuta </w:t>
              </w:r>
            </w:ins>
            <w:ins w:id="182" w:author="GABRIELE Roberto" w:date="2026-02-03T17:58:00Z">
              <w:r>
                <w:rPr>
                  <w:lang w:eastAsia="en-US"/>
                </w:rPr>
                <w:t xml:space="preserve">nel tempo </w:t>
              </w:r>
            </w:ins>
            <w:ins w:id="183" w:author="GABRIELE Roberto" w:date="2026-02-03T17:55:00Z">
              <w:r>
                <w:rPr>
                  <w:lang w:eastAsia="en-US"/>
                </w:rPr>
                <w:t xml:space="preserve">soddisfacente dall’addetto, questi </w:t>
              </w:r>
            </w:ins>
            <w:ins w:id="184" w:author="GABRIELE Roberto" w:date="2026-02-03T17:57:00Z">
              <w:r>
                <w:rPr>
                  <w:lang w:eastAsia="en-US"/>
                </w:rPr>
                <w:t>c</w:t>
              </w:r>
            </w:ins>
            <w:ins w:id="185" w:author="GABRIELE Roberto" w:date="2026-02-03T17:58:00Z">
              <w:r>
                <w:rPr>
                  <w:lang w:eastAsia="en-US"/>
                </w:rPr>
                <w:t>oinvolge</w:t>
              </w:r>
            </w:ins>
            <w:ins w:id="186" w:author="GABRIELE Roberto" w:date="2026-02-03T17:55:00Z">
              <w:r>
                <w:rPr>
                  <w:lang w:eastAsia="en-US"/>
                </w:rPr>
                <w:t xml:space="preserve"> </w:t>
              </w:r>
            </w:ins>
            <w:ins w:id="187" w:author="GABRIELE Roberto" w:date="2026-02-03T17:58:00Z">
              <w:r>
                <w:rPr>
                  <w:lang w:eastAsia="en-US"/>
                </w:rPr>
                <w:t xml:space="preserve">nuovamente il Referente </w:t>
              </w:r>
            </w:ins>
            <w:ins w:id="188" w:author="GABRIELE Roberto" w:date="2026-02-03T17:55:00Z">
              <w:r>
                <w:rPr>
                  <w:lang w:eastAsia="en-US"/>
                </w:rPr>
                <w:t>per rivedere la soluzione proposta.</w:t>
              </w:r>
            </w:ins>
          </w:p>
          <w:p w14:paraId="03E1E5B4" w14:textId="77777777" w:rsidR="00212C13" w:rsidRDefault="00212C13" w:rsidP="00212C13">
            <w:pPr>
              <w:pStyle w:val="REPORTProceduraWhite"/>
              <w:widowControl/>
              <w:rPr>
                <w:ins w:id="189" w:author="GABRIELE Roberto" w:date="2026-02-03T17:55:00Z"/>
                <w:lang w:eastAsia="en-US"/>
              </w:rPr>
            </w:pPr>
            <w:ins w:id="190" w:author="GABRIELE Roberto" w:date="2026-02-03T17:55:00Z">
              <w:r>
                <w:rPr>
                  <w:lang w:eastAsia="en-US"/>
                </w:rPr>
                <w:t xml:space="preserve"> </w:t>
              </w:r>
            </w:ins>
          </w:p>
          <w:p w14:paraId="0C35DB9F" w14:textId="77777777" w:rsidR="00212C13" w:rsidRDefault="00212C13" w:rsidP="00212C13">
            <w:pPr>
              <w:pStyle w:val="REPORTProceduraWhiteBold"/>
              <w:widowControl/>
              <w:rPr>
                <w:ins w:id="191" w:author="GABRIELE Roberto" w:date="2026-02-03T17:55:00Z"/>
                <w:lang w:eastAsia="en-US"/>
              </w:rPr>
            </w:pPr>
            <w:ins w:id="192" w:author="GABRIELE Roberto" w:date="2026-02-03T17:55:00Z">
              <w:r>
                <w:rPr>
                  <w:lang w:eastAsia="en-US"/>
                </w:rPr>
                <w:t>ALTRO STRUMENTO</w:t>
              </w:r>
            </w:ins>
          </w:p>
          <w:p w14:paraId="09372334" w14:textId="77777777" w:rsidR="00212C13" w:rsidRDefault="00212C13" w:rsidP="00212C13">
            <w:pPr>
              <w:pStyle w:val="REPORTProceduraWhite"/>
              <w:widowControl/>
              <w:rPr>
                <w:ins w:id="193" w:author="GABRIELE Roberto" w:date="2026-02-03T17:55:00Z"/>
                <w:lang w:eastAsia="en-US"/>
              </w:rPr>
            </w:pPr>
            <w:ins w:id="194" w:author="GABRIELE Roberto" w:date="2026-02-03T17:55:00Z">
              <w:r>
                <w:rPr>
                  <w:lang w:eastAsia="en-US"/>
                </w:rPr>
                <w:t>-</w:t>
              </w:r>
            </w:ins>
          </w:p>
          <w:p w14:paraId="234E3D76" w14:textId="77777777" w:rsidR="00212C13" w:rsidRDefault="00212C13" w:rsidP="00212C13">
            <w:pPr>
              <w:pStyle w:val="REPORTProceduraWhiteBold"/>
              <w:widowControl/>
              <w:rPr>
                <w:ins w:id="195" w:author="GABRIELE Roberto" w:date="2026-02-03T17:55:00Z"/>
                <w:lang w:eastAsia="en-US"/>
              </w:rPr>
            </w:pPr>
            <w:ins w:id="196" w:author="GABRIELE Roberto" w:date="2026-02-03T17:55:00Z">
              <w:r>
                <w:rPr>
                  <w:lang w:eastAsia="en-US"/>
                </w:rPr>
                <w:t>TIPO</w:t>
              </w:r>
            </w:ins>
          </w:p>
          <w:p w14:paraId="0B989ADB" w14:textId="77777777" w:rsidR="00212C13" w:rsidRDefault="00212C13" w:rsidP="00212C13">
            <w:pPr>
              <w:pStyle w:val="REPORTProceduraWhite"/>
              <w:widowControl/>
              <w:rPr>
                <w:ins w:id="197" w:author="GABRIELE Roberto" w:date="2026-02-03T17:55:00Z"/>
                <w:lang w:eastAsia="en-US"/>
              </w:rPr>
            </w:pPr>
            <w:ins w:id="198" w:author="GABRIELE Roberto" w:date="2026-02-03T17:55:00Z">
              <w:r>
                <w:rPr>
                  <w:lang w:eastAsia="en-US"/>
                </w:rPr>
                <w:t>Manuale</w:t>
              </w:r>
            </w:ins>
          </w:p>
          <w:p w14:paraId="787985DE" w14:textId="77777777" w:rsidR="00212C13" w:rsidRDefault="00212C13" w:rsidP="00212C13">
            <w:pPr>
              <w:pStyle w:val="REPORTProceduraWhiteBold"/>
              <w:widowControl/>
              <w:rPr>
                <w:ins w:id="199" w:author="GABRIELE Roberto" w:date="2026-02-03T17:55:00Z"/>
                <w:lang w:eastAsia="en-US"/>
              </w:rPr>
            </w:pPr>
            <w:ins w:id="200" w:author="GABRIELE Roberto" w:date="2026-02-03T17:55:00Z">
              <w:r>
                <w:rPr>
                  <w:lang w:eastAsia="en-US"/>
                </w:rPr>
                <w:t>SCOPO</w:t>
              </w:r>
            </w:ins>
          </w:p>
          <w:p w14:paraId="69118C55" w14:textId="77777777" w:rsidR="00212C13" w:rsidRDefault="00212C13" w:rsidP="00212C13">
            <w:pPr>
              <w:pStyle w:val="REPORTProceduraWhite"/>
              <w:widowControl/>
              <w:rPr>
                <w:ins w:id="201" w:author="GABRIELE Roberto" w:date="2026-02-03T17:55:00Z"/>
                <w:lang w:eastAsia="en-US"/>
              </w:rPr>
            </w:pPr>
            <w:ins w:id="202" w:author="GABRIELE Roberto" w:date="2026-02-03T17:55:00Z">
              <w:r>
                <w:rPr>
                  <w:lang w:eastAsia="en-US"/>
                </w:rPr>
                <w:t>Ex post</w:t>
              </w:r>
            </w:ins>
          </w:p>
          <w:p w14:paraId="61418E4A" w14:textId="77777777" w:rsidR="00212C13" w:rsidRDefault="00212C13" w:rsidP="00212C13">
            <w:pPr>
              <w:pStyle w:val="REPORTProceduraWhiteBold"/>
              <w:widowControl/>
              <w:rPr>
                <w:ins w:id="203" w:author="GABRIELE Roberto" w:date="2026-02-03T17:55:00Z"/>
                <w:lang w:eastAsia="en-US"/>
              </w:rPr>
            </w:pPr>
            <w:ins w:id="204" w:author="GABRIELE Roberto" w:date="2026-02-03T17:55:00Z">
              <w:r>
                <w:rPr>
                  <w:lang w:eastAsia="en-US"/>
                </w:rPr>
                <w:t>PERIODICITA'</w:t>
              </w:r>
            </w:ins>
          </w:p>
          <w:p w14:paraId="2AFC9EED" w14:textId="77777777" w:rsidR="00212C13" w:rsidRDefault="00212C13" w:rsidP="00212C13">
            <w:pPr>
              <w:pStyle w:val="REPORTProceduraWhite"/>
              <w:widowControl/>
              <w:rPr>
                <w:ins w:id="205" w:author="GABRIELE Roberto" w:date="2026-02-03T17:55:00Z"/>
                <w:lang w:eastAsia="en-US"/>
              </w:rPr>
            </w:pPr>
            <w:ins w:id="206" w:author="GABRIELE Roberto" w:date="2026-02-03T17:55:00Z">
              <w:r>
                <w:rPr>
                  <w:lang w:eastAsia="en-US"/>
                </w:rPr>
                <w:t>Ad evento</w:t>
              </w:r>
            </w:ins>
          </w:p>
          <w:p w14:paraId="3869AF1B" w14:textId="77777777" w:rsidR="00212C13" w:rsidRDefault="00212C13" w:rsidP="00212C13">
            <w:pPr>
              <w:pStyle w:val="REPORTProceduraWhiteBold"/>
              <w:widowControl/>
              <w:rPr>
                <w:ins w:id="207" w:author="GABRIELE Roberto" w:date="2026-02-03T17:55:00Z"/>
                <w:lang w:eastAsia="en-US"/>
              </w:rPr>
            </w:pPr>
            <w:ins w:id="208" w:author="GABRIELE Roberto" w:date="2026-02-03T17:55:00Z">
              <w:r>
                <w:rPr>
                  <w:lang w:eastAsia="en-US"/>
                </w:rPr>
                <w:t>DESCRIZIONE EVIDENZA CONTROLLO</w:t>
              </w:r>
            </w:ins>
          </w:p>
          <w:p w14:paraId="496F83D0" w14:textId="77777777" w:rsidR="00212C13" w:rsidRDefault="00212C13" w:rsidP="00212C13">
            <w:pPr>
              <w:pStyle w:val="REPORTProceduraWhite"/>
              <w:widowControl/>
              <w:rPr>
                <w:ins w:id="209" w:author="GABRIELE Roberto" w:date="2026-02-03T17:55:00Z"/>
                <w:lang w:eastAsia="en-US"/>
              </w:rPr>
            </w:pPr>
            <w:ins w:id="210" w:author="GABRIELE Roberto" w:date="2026-02-03T17:55:00Z">
              <w:r>
                <w:rPr>
                  <w:lang w:eastAsia="en-US"/>
                </w:rPr>
                <w:t>-</w:t>
              </w:r>
            </w:ins>
          </w:p>
          <w:p w14:paraId="562096B5" w14:textId="77777777" w:rsidR="00212C13" w:rsidRDefault="00212C13" w:rsidP="00212C13">
            <w:pPr>
              <w:pStyle w:val="REPORTProceduraWhiteBold"/>
              <w:widowControl/>
              <w:rPr>
                <w:ins w:id="211" w:author="GABRIELE Roberto" w:date="2026-02-03T17:55:00Z"/>
                <w:lang w:eastAsia="en-US"/>
              </w:rPr>
            </w:pPr>
            <w:ins w:id="212" w:author="GABRIELE Roberto" w:date="2026-02-03T17:55:00Z">
              <w:r>
                <w:rPr>
                  <w:lang w:eastAsia="en-US"/>
                </w:rPr>
                <w:t>ESECUTORE</w:t>
              </w:r>
            </w:ins>
          </w:p>
          <w:p w14:paraId="3B4276EB" w14:textId="77777777" w:rsidR="00212C13" w:rsidRDefault="00212C13" w:rsidP="00212C13">
            <w:pPr>
              <w:pStyle w:val="REPORTProceduraWhite"/>
              <w:widowControl/>
              <w:rPr>
                <w:ins w:id="213" w:author="GABRIELE Roberto" w:date="2026-02-03T17:55:00Z"/>
                <w:lang w:eastAsia="en-US"/>
              </w:rPr>
            </w:pPr>
            <w:ins w:id="214" w:author="GABRIELE Roberto" w:date="2026-02-03T17:58:00Z">
              <w:r>
                <w:rPr>
                  <w:lang w:eastAsia="en-US"/>
                </w:rPr>
                <w:t>G</w:t>
              </w:r>
            </w:ins>
            <w:ins w:id="215" w:author="GABRIELE Roberto" w:date="2026-02-03T17:55:00Z">
              <w:r>
                <w:rPr>
                  <w:lang w:eastAsia="en-US"/>
                </w:rPr>
                <w:t>DO - DATA GOVERNANCE</w:t>
              </w:r>
            </w:ins>
            <w:ins w:id="216" w:author="GABRIELE Roberto" w:date="2026-02-03T17:58:00Z">
              <w:r>
                <w:rPr>
                  <w:lang w:eastAsia="en-US"/>
                </w:rPr>
                <w:t xml:space="preserve"> </w:t>
              </w:r>
            </w:ins>
            <w:ins w:id="217" w:author="GABRIELE Roberto" w:date="2026-02-03T17:55:00Z">
              <w:r>
                <w:rPr>
                  <w:lang w:eastAsia="en-US"/>
                </w:rPr>
                <w:t>- Ufficio</w:t>
              </w:r>
            </w:ins>
          </w:p>
          <w:p w14:paraId="7FD8F50D" w14:textId="77777777" w:rsidR="00212C13" w:rsidRDefault="00212C13" w:rsidP="00212C13">
            <w:pPr>
              <w:pStyle w:val="REPORTProceduraWhiteBold"/>
              <w:widowControl/>
              <w:rPr>
                <w:ins w:id="218" w:author="GABRIELE Roberto" w:date="2026-02-03T17:55:00Z"/>
                <w:lang w:eastAsia="en-US"/>
              </w:rPr>
            </w:pPr>
            <w:ins w:id="219" w:author="GABRIELE Roberto" w:date="2026-02-03T17:55:00Z">
              <w:r>
                <w:rPr>
                  <w:lang w:eastAsia="en-US"/>
                </w:rPr>
                <w:t>APPLICATIVO INFORMATICO</w:t>
              </w:r>
            </w:ins>
          </w:p>
          <w:p w14:paraId="413DF234" w14:textId="77777777" w:rsidR="00212C13" w:rsidRDefault="00212C13" w:rsidP="00212C13">
            <w:pPr>
              <w:pStyle w:val="REPORTProceduraWhite"/>
              <w:widowControl/>
              <w:rPr>
                <w:ins w:id="220" w:author="GABRIELE Roberto" w:date="2026-02-03T17:55:00Z"/>
                <w:lang w:eastAsia="en-US"/>
              </w:rPr>
            </w:pPr>
            <w:ins w:id="221" w:author="GABRIELE Roberto" w:date="2026-02-03T17:55:00Z">
              <w:r>
                <w:rPr>
                  <w:lang w:eastAsia="en-US"/>
                </w:rPr>
                <w:t>-</w:t>
              </w:r>
            </w:ins>
          </w:p>
          <w:p w14:paraId="00817FC0" w14:textId="77777777" w:rsidR="00212C13" w:rsidRDefault="00212C13" w:rsidP="00212C13">
            <w:pPr>
              <w:pStyle w:val="REPORTProceduraWhiteBold"/>
              <w:widowControl/>
              <w:rPr>
                <w:ins w:id="222" w:author="GABRIELE Roberto" w:date="2026-02-03T17:55:00Z"/>
                <w:lang w:eastAsia="en-US"/>
              </w:rPr>
            </w:pPr>
            <w:ins w:id="223" w:author="GABRIELE Roberto" w:date="2026-02-03T17:55:00Z">
              <w:r>
                <w:rPr>
                  <w:lang w:eastAsia="en-US"/>
                </w:rPr>
                <w:t>EFFICACIA DEL CONTROLLO</w:t>
              </w:r>
            </w:ins>
          </w:p>
          <w:p w14:paraId="030E877A" w14:textId="77777777" w:rsidR="00212C13" w:rsidRDefault="00212C13" w:rsidP="00212C13">
            <w:pPr>
              <w:pStyle w:val="REPORTProceduraWhite"/>
              <w:widowControl/>
              <w:rPr>
                <w:ins w:id="224" w:author="GABRIELE Roberto" w:date="2026-02-03T17:55:00Z"/>
                <w:lang w:eastAsia="en-US"/>
              </w:rPr>
            </w:pPr>
            <w:ins w:id="225" w:author="GABRIELE Roberto" w:date="2026-02-03T17:58:00Z">
              <w:r>
                <w:rPr>
                  <w:lang w:eastAsia="en-US"/>
                </w:rPr>
                <w:t>Media</w:t>
              </w:r>
            </w:ins>
          </w:p>
          <w:p w14:paraId="5F6FF291" w14:textId="77777777" w:rsidR="004F2D82" w:rsidRDefault="004F2D82" w:rsidP="008C3D23">
            <w:pPr>
              <w:pStyle w:val="REPORTProceduraWhite"/>
              <w:widowControl/>
              <w:rPr>
                <w:lang w:eastAsia="en-US"/>
              </w:rPr>
            </w:pPr>
          </w:p>
        </w:tc>
      </w:tr>
      <w:tr w:rsidR="004F2D82" w14:paraId="7BD8E3B7" w14:textId="77777777">
        <w:trPr>
          <w:jc w:val="center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3B77F5C0" w14:textId="77777777" w:rsidR="004F2D82" w:rsidRDefault="004F2D82">
            <w:pPr>
              <w:pStyle w:val="REPORTProceduraWhiteBoldCenter"/>
              <w:widowControl/>
              <w:rPr>
                <w:lang w:eastAsia="en-US"/>
              </w:rPr>
            </w:pPr>
            <w:r>
              <w:rPr>
                <w:lang w:eastAsia="en-US"/>
              </w:rPr>
              <w:t>0</w:t>
            </w:r>
            <w:ins w:id="226" w:author="GABRIELE Roberto" w:date="2026-02-03T17:56:00Z">
              <w:r w:rsidR="00212C13">
                <w:rPr>
                  <w:lang w:eastAsia="en-US"/>
                </w:rPr>
                <w:t>6</w:t>
              </w:r>
            </w:ins>
            <w:del w:id="227" w:author="GABRIELE Roberto" w:date="2026-02-03T17:52:00Z">
              <w:r w:rsidDel="008C3D23">
                <w:rPr>
                  <w:lang w:eastAsia="en-US"/>
                </w:rPr>
                <w:delText>8</w:delText>
              </w:r>
            </w:del>
            <w:r>
              <w:rPr>
                <w:lang w:eastAsia="en-US"/>
              </w:rPr>
              <w:t>0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041B9CB2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TITOLO</w:t>
            </w:r>
          </w:p>
          <w:p w14:paraId="32571941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 xml:space="preserve">Chiusura </w:t>
            </w:r>
            <w:proofErr w:type="spellStart"/>
            <w:r>
              <w:rPr>
                <w:lang w:eastAsia="en-US"/>
              </w:rPr>
              <w:t>incident</w:t>
            </w:r>
            <w:proofErr w:type="spellEnd"/>
            <w:r>
              <w:rPr>
                <w:lang w:eastAsia="en-US"/>
              </w:rPr>
              <w:t xml:space="preserve"> e comunicazione agli interessati</w:t>
            </w:r>
          </w:p>
          <w:p w14:paraId="52709C1E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DESCRIZIONE</w:t>
            </w:r>
          </w:p>
          <w:p w14:paraId="45220C01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L'addetto, una volta individuata la soluzione</w:t>
            </w:r>
            <w:ins w:id="228" w:author="GABRIELE Roberto" w:date="2026-02-03T16:17:00Z">
              <w:r w:rsidR="00E737A7">
                <w:rPr>
                  <w:lang w:eastAsia="en-US"/>
                </w:rPr>
                <w:t xml:space="preserve"> di conce</w:t>
              </w:r>
            </w:ins>
            <w:ins w:id="229" w:author="GABRIELE Roberto" w:date="2026-02-03T16:18:00Z">
              <w:r w:rsidR="00E737A7">
                <w:rPr>
                  <w:lang w:eastAsia="en-US"/>
                </w:rPr>
                <w:t xml:space="preserve">rto col </w:t>
              </w:r>
            </w:ins>
            <w:ins w:id="230" w:author="GABRIELE Roberto" w:date="2026-02-03T17:53:00Z">
              <w:r w:rsidR="008C3D23">
                <w:rPr>
                  <w:lang w:eastAsia="en-US"/>
                </w:rPr>
                <w:t>R</w:t>
              </w:r>
            </w:ins>
            <w:ins w:id="231" w:author="GABRIELE Roberto" w:date="2026-02-03T16:18:00Z">
              <w:r w:rsidR="00E737A7">
                <w:rPr>
                  <w:lang w:eastAsia="en-US"/>
                </w:rPr>
                <w:t>eferente</w:t>
              </w:r>
            </w:ins>
            <w:r>
              <w:rPr>
                <w:lang w:eastAsia="en-US"/>
              </w:rPr>
              <w:t>, chiude l'</w:t>
            </w:r>
            <w:proofErr w:type="spellStart"/>
            <w:r>
              <w:rPr>
                <w:lang w:eastAsia="en-US"/>
              </w:rPr>
              <w:t>incident</w:t>
            </w:r>
            <w:proofErr w:type="spellEnd"/>
            <w:r>
              <w:rPr>
                <w:lang w:eastAsia="en-US"/>
              </w:rPr>
              <w:t xml:space="preserve"> e </w:t>
            </w:r>
            <w:del w:id="232" w:author="GABRIELE Roberto" w:date="2026-02-03T16:17:00Z">
              <w:r w:rsidDel="00E737A7">
                <w:rPr>
                  <w:lang w:eastAsia="en-US"/>
                </w:rPr>
                <w:delText xml:space="preserve">ne </w:delText>
              </w:r>
            </w:del>
            <w:ins w:id="233" w:author="GABRIELE Roberto" w:date="2026-02-03T16:17:00Z">
              <w:r w:rsidR="00E737A7">
                <w:rPr>
                  <w:lang w:eastAsia="en-US"/>
                </w:rPr>
                <w:t xml:space="preserve">supporta il </w:t>
              </w:r>
            </w:ins>
            <w:ins w:id="234" w:author="GABRIELE Roberto" w:date="2026-02-03T17:53:00Z">
              <w:r w:rsidR="008C3D23">
                <w:rPr>
                  <w:lang w:eastAsia="en-US"/>
                </w:rPr>
                <w:t>R</w:t>
              </w:r>
            </w:ins>
            <w:ins w:id="235" w:author="GABRIELE Roberto" w:date="2026-02-03T16:17:00Z">
              <w:r w:rsidR="00E737A7">
                <w:rPr>
                  <w:lang w:eastAsia="en-US"/>
                </w:rPr>
                <w:t xml:space="preserve">eferente </w:t>
              </w:r>
            </w:ins>
            <w:ins w:id="236" w:author="GABRIELE Roberto" w:date="2026-02-03T17:53:00Z">
              <w:r w:rsidR="008C3D23" w:rsidRPr="008C3D23">
                <w:rPr>
                  <w:lang w:eastAsia="en-US"/>
                </w:rPr>
                <w:t xml:space="preserve">stesso </w:t>
              </w:r>
            </w:ins>
            <w:ins w:id="237" w:author="GABRIELE Roberto" w:date="2026-02-03T16:17:00Z">
              <w:r w:rsidR="00E737A7" w:rsidRPr="008C3D23">
                <w:rPr>
                  <w:lang w:eastAsia="en-US"/>
                </w:rPr>
                <w:t xml:space="preserve">nella </w:t>
              </w:r>
            </w:ins>
            <w:r w:rsidRPr="008C3D23">
              <w:rPr>
                <w:lang w:eastAsia="en-US"/>
              </w:rPr>
              <w:t>comunica</w:t>
            </w:r>
            <w:ins w:id="238" w:author="GABRIELE Roberto" w:date="2026-02-03T16:17:00Z">
              <w:r w:rsidR="00E737A7" w:rsidRPr="008C3D23">
                <w:rPr>
                  <w:lang w:eastAsia="en-US"/>
                </w:rPr>
                <w:t>zione</w:t>
              </w:r>
            </w:ins>
            <w:r w:rsidRPr="008C3D23">
              <w:rPr>
                <w:lang w:eastAsia="en-US"/>
              </w:rPr>
              <w:t xml:space="preserve"> </w:t>
            </w:r>
            <w:r w:rsidR="00873A2C" w:rsidRPr="008C3D23">
              <w:rPr>
                <w:lang w:eastAsia="en-US"/>
              </w:rPr>
              <w:t xml:space="preserve">attraverso gli strumenti aziendali in uso (teams, mail o altro) </w:t>
            </w:r>
            <w:r w:rsidRPr="008C3D23">
              <w:rPr>
                <w:lang w:eastAsia="en-US"/>
              </w:rPr>
              <w:t>l'esito agli interessati.</w:t>
            </w:r>
          </w:p>
          <w:p w14:paraId="46336BCA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ALTRO STRUMENTO</w:t>
            </w:r>
          </w:p>
          <w:p w14:paraId="3DBAEDAA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  <w:p w14:paraId="473C5EF6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>ESECUTORE</w:t>
            </w:r>
          </w:p>
          <w:p w14:paraId="7213D2CA" w14:textId="77777777" w:rsidR="004F2D82" w:rsidRDefault="008C3D23">
            <w:pPr>
              <w:pStyle w:val="REPORTProceduraWhite"/>
              <w:widowControl/>
              <w:rPr>
                <w:lang w:eastAsia="en-US"/>
              </w:rPr>
            </w:pPr>
            <w:ins w:id="239" w:author="GABRIELE Roberto" w:date="2026-02-03T17:53:00Z">
              <w:r>
                <w:rPr>
                  <w:lang w:eastAsia="en-US"/>
                </w:rPr>
                <w:t>G</w:t>
              </w:r>
            </w:ins>
            <w:del w:id="240" w:author="GABRIELE Roberto" w:date="2026-02-03T17:53:00Z">
              <w:r w:rsidR="004F2D82" w:rsidDel="008C3D23">
                <w:rPr>
                  <w:lang w:eastAsia="en-US"/>
                </w:rPr>
                <w:delText>C</w:delText>
              </w:r>
            </w:del>
            <w:r w:rsidR="004F2D82">
              <w:rPr>
                <w:lang w:eastAsia="en-US"/>
              </w:rPr>
              <w:t xml:space="preserve">DO - DATA GOVERNANCE </w:t>
            </w:r>
            <w:del w:id="241" w:author="GABRIELE Roberto" w:date="2026-02-03T17:53:00Z">
              <w:r w:rsidR="004F2D82" w:rsidDel="008C3D23">
                <w:rPr>
                  <w:lang w:eastAsia="en-US"/>
                </w:rPr>
                <w:delText xml:space="preserve">EXECUTION </w:delText>
              </w:r>
            </w:del>
            <w:r w:rsidR="004F2D82">
              <w:rPr>
                <w:lang w:eastAsia="en-US"/>
              </w:rPr>
              <w:t>- Ufficio</w:t>
            </w:r>
          </w:p>
          <w:p w14:paraId="7D8A7DE6" w14:textId="77777777" w:rsidR="004F2D82" w:rsidRPr="008C3D23" w:rsidRDefault="004F2D82">
            <w:pPr>
              <w:pStyle w:val="REPORTProceduraWhiteBold"/>
              <w:widowControl/>
              <w:rPr>
                <w:lang w:eastAsia="en-US"/>
              </w:rPr>
            </w:pPr>
            <w:r>
              <w:rPr>
                <w:lang w:eastAsia="en-US"/>
              </w:rPr>
              <w:t xml:space="preserve">APPLICATIVO </w:t>
            </w:r>
            <w:r w:rsidRPr="008C3D23">
              <w:rPr>
                <w:lang w:eastAsia="en-US"/>
              </w:rPr>
              <w:t>INFORMATICO</w:t>
            </w:r>
          </w:p>
          <w:p w14:paraId="450CDDC3" w14:textId="77777777" w:rsidR="00873A2C" w:rsidRPr="0023004C" w:rsidRDefault="008C3D23" w:rsidP="00873A2C">
            <w:pPr>
              <w:pStyle w:val="REPORTProceduraWhite"/>
              <w:widowControl/>
              <w:rPr>
                <w:lang w:eastAsia="en-US"/>
              </w:rPr>
            </w:pPr>
            <w:ins w:id="242" w:author="GABRIELE Roberto" w:date="2026-02-03T17:54:00Z">
              <w:r>
                <w:rPr>
                  <w:strike/>
                  <w:lang w:eastAsia="en-US"/>
                </w:rPr>
                <w:t xml:space="preserve">Planner </w:t>
              </w:r>
            </w:ins>
            <w:r w:rsidR="004F2D82" w:rsidRPr="008C3D23">
              <w:rPr>
                <w:strike/>
                <w:lang w:eastAsia="en-US"/>
              </w:rPr>
              <w:t>EASYVISTA</w:t>
            </w:r>
            <w:r w:rsidR="00873A2C" w:rsidRPr="008C3D23">
              <w:rPr>
                <w:lang w:eastAsia="en-US"/>
              </w:rPr>
              <w:t xml:space="preserve"> </w:t>
            </w:r>
            <w:del w:id="243" w:author="GABRIELE Roberto" w:date="2026-02-03T16:18:00Z">
              <w:r w:rsidR="00873A2C" w:rsidRPr="008C3D23" w:rsidDel="00E737A7">
                <w:rPr>
                  <w:lang w:eastAsia="en-US"/>
                </w:rPr>
                <w:delText>FILE EXCEL “Catalogo ISSUE DG.xlsx”</w:delText>
              </w:r>
            </w:del>
          </w:p>
          <w:p w14:paraId="19A44966" w14:textId="77777777" w:rsidR="004F2D82" w:rsidRPr="00873A2C" w:rsidRDefault="004F2D82">
            <w:pPr>
              <w:pStyle w:val="REPORTProceduraWhite"/>
              <w:widowControl/>
              <w:rPr>
                <w:strike/>
                <w:lang w:eastAsia="en-US"/>
              </w:rPr>
            </w:pPr>
          </w:p>
          <w:p w14:paraId="4EA09370" w14:textId="77777777" w:rsidR="004F2D82" w:rsidRDefault="004F2D82">
            <w:pPr>
              <w:pStyle w:val="REPORTProceduraWhite"/>
              <w:widowControl/>
              <w:rPr>
                <w:lang w:eastAsia="en-US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0145112C" w14:textId="77777777" w:rsidR="004F2D82" w:rsidRDefault="004F2D82">
            <w:pPr>
              <w:pStyle w:val="REPORTProceduraWhiteBoldCenter"/>
              <w:widowControl/>
              <w:rPr>
                <w:lang w:eastAsia="en-US"/>
              </w:rPr>
            </w:pP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tcMar>
              <w:top w:w="45" w:type="dxa"/>
              <w:left w:w="108" w:type="dxa"/>
              <w:bottom w:w="45" w:type="dxa"/>
              <w:right w:w="108" w:type="dxa"/>
            </w:tcMar>
          </w:tcPr>
          <w:p w14:paraId="51B08486" w14:textId="77777777" w:rsidR="004F2D82" w:rsidRDefault="004F2D82">
            <w:pPr>
              <w:pStyle w:val="REPORTProceduraWhiteBold"/>
              <w:widowControl/>
              <w:rPr>
                <w:lang w:eastAsia="en-US"/>
              </w:rPr>
            </w:pPr>
          </w:p>
        </w:tc>
      </w:tr>
    </w:tbl>
    <w:p w14:paraId="4AA4E362" w14:textId="77777777" w:rsidR="004F2D82" w:rsidRPr="00873A2C" w:rsidRDefault="004F2D82" w:rsidP="00212C13">
      <w:pPr>
        <w:widowControl/>
      </w:pPr>
    </w:p>
    <w:sectPr w:rsidR="004F2D82" w:rsidRPr="00873A2C">
      <w:footerReference w:type="default" r:id="rId10"/>
      <w:pgSz w:w="16838" w:h="11906" w:orient="landscape"/>
      <w:pgMar w:top="1134" w:right="1134" w:bottom="1134" w:left="1134" w:header="283" w:footer="283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22DF7" w14:textId="77777777" w:rsidR="002F6A9F" w:rsidRDefault="002F6A9F">
      <w:r>
        <w:separator/>
      </w:r>
    </w:p>
  </w:endnote>
  <w:endnote w:type="continuationSeparator" w:id="0">
    <w:p w14:paraId="74A64A80" w14:textId="77777777" w:rsidR="002F6A9F" w:rsidRDefault="002F6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ayout w:type="fixed"/>
      <w:tblLook w:val="04A0" w:firstRow="1" w:lastRow="0" w:firstColumn="1" w:lastColumn="0" w:noHBand="0" w:noVBand="1"/>
    </w:tblPr>
    <w:tblGrid>
      <w:gridCol w:w="14570"/>
    </w:tblGrid>
    <w:tr w:rsidR="004F2D82" w14:paraId="47AEFB0B" w14:textId="77777777">
      <w:trPr>
        <w:jc w:val="center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tcMar>
            <w:top w:w="45" w:type="dxa"/>
            <w:left w:w="108" w:type="dxa"/>
            <w:bottom w:w="45" w:type="dxa"/>
            <w:right w:w="108" w:type="dxa"/>
          </w:tcMar>
        </w:tcPr>
        <w:p w14:paraId="17FC5E01" w14:textId="77777777" w:rsidR="004F2D82" w:rsidRDefault="004F2D82">
          <w:pPr>
            <w:pStyle w:val="REPORTFooterRight"/>
            <w:widowControl/>
            <w:rPr>
              <w:lang w:eastAsia="en-US"/>
            </w:rPr>
          </w:pP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>PAGE</w:instrText>
          </w:r>
          <w:r>
            <w:rPr>
              <w:lang w:eastAsia="en-US"/>
            </w:rPr>
            <w:fldChar w:fldCharType="separate"/>
          </w:r>
          <w:r>
            <w:rPr>
              <w:lang w:eastAsia="en-US"/>
            </w:rPr>
            <w:t>2</w:t>
          </w:r>
          <w:r>
            <w:rPr>
              <w:lang w:eastAsia="en-US"/>
            </w:rPr>
            <w:fldChar w:fldCharType="end"/>
          </w:r>
          <w:r>
            <w:rPr>
              <w:lang w:eastAsia="en-US"/>
            </w:rPr>
            <w:t>/</w:t>
          </w: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>NUMPAGES</w:instrText>
          </w:r>
          <w:r>
            <w:rPr>
              <w:lang w:eastAsia="en-US"/>
            </w:rPr>
            <w:fldChar w:fldCharType="separate"/>
          </w:r>
          <w:r>
            <w:rPr>
              <w:lang w:eastAsia="en-US"/>
            </w:rPr>
            <w:t>5</w:t>
          </w:r>
          <w:r>
            <w:rPr>
              <w:lang w:eastAsia="en-US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ayout w:type="fixed"/>
      <w:tblLook w:val="04A0" w:firstRow="1" w:lastRow="0" w:firstColumn="1" w:lastColumn="0" w:noHBand="0" w:noVBand="1"/>
    </w:tblPr>
    <w:tblGrid>
      <w:gridCol w:w="14570"/>
    </w:tblGrid>
    <w:tr w:rsidR="004F2D82" w14:paraId="139925D3" w14:textId="77777777">
      <w:trPr>
        <w:jc w:val="center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tcMar>
            <w:top w:w="45" w:type="dxa"/>
            <w:left w:w="108" w:type="dxa"/>
            <w:bottom w:w="45" w:type="dxa"/>
            <w:right w:w="108" w:type="dxa"/>
          </w:tcMar>
        </w:tcPr>
        <w:p w14:paraId="53EBAEAE" w14:textId="77777777" w:rsidR="004F2D82" w:rsidRDefault="004F2D82">
          <w:pPr>
            <w:pStyle w:val="REPORTFooterRight"/>
            <w:widowControl/>
            <w:rPr>
              <w:lang w:eastAsia="en-US"/>
            </w:rPr>
          </w:pP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>PAGE</w:instrText>
          </w:r>
          <w:r>
            <w:rPr>
              <w:lang w:eastAsia="en-US"/>
            </w:rPr>
            <w:fldChar w:fldCharType="separate"/>
          </w:r>
          <w:r>
            <w:rPr>
              <w:lang w:eastAsia="en-US"/>
            </w:rPr>
            <w:t>5</w:t>
          </w:r>
          <w:r>
            <w:rPr>
              <w:lang w:eastAsia="en-US"/>
            </w:rPr>
            <w:fldChar w:fldCharType="end"/>
          </w:r>
          <w:r>
            <w:rPr>
              <w:lang w:eastAsia="en-US"/>
            </w:rPr>
            <w:t>/</w:t>
          </w: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>NUMPAGES</w:instrText>
          </w:r>
          <w:r>
            <w:rPr>
              <w:lang w:eastAsia="en-US"/>
            </w:rPr>
            <w:fldChar w:fldCharType="separate"/>
          </w:r>
          <w:r>
            <w:rPr>
              <w:lang w:eastAsia="en-US"/>
            </w:rPr>
            <w:t>5</w:t>
          </w:r>
          <w:r>
            <w:rPr>
              <w:lang w:eastAsia="en-US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17F0A" w14:textId="77777777" w:rsidR="002F6A9F" w:rsidRDefault="002F6A9F">
      <w:r>
        <w:separator/>
      </w:r>
    </w:p>
  </w:footnote>
  <w:footnote w:type="continuationSeparator" w:id="0">
    <w:p w14:paraId="6CC2154C" w14:textId="77777777" w:rsidR="002F6A9F" w:rsidRDefault="002F6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EA127" w14:textId="77777777" w:rsidR="004F2D82" w:rsidRDefault="004F2D82">
    <w:pPr>
      <w:pStyle w:val="REPORTCopertinaWhite"/>
      <w:widowControl/>
    </w:pPr>
    <w:r>
      <w:rPr>
        <w:lang w:eastAsia="en-US"/>
      </w:rPr>
      <w:t xml:space="preserve">1.4.2 Gestione e risoluzione delle data </w:t>
    </w:r>
    <w:proofErr w:type="spellStart"/>
    <w:r>
      <w:rPr>
        <w:lang w:eastAsia="en-US"/>
      </w:rPr>
      <w:t>issue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3" w15:restartNumberingAfterBreak="0">
    <w:nsid w:val="000000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num w:numId="1" w16cid:durableId="1512140730">
    <w:abstractNumId w:val="0"/>
  </w:num>
  <w:num w:numId="2" w16cid:durableId="178814875">
    <w:abstractNumId w:val="1"/>
  </w:num>
  <w:num w:numId="3" w16cid:durableId="575358251">
    <w:abstractNumId w:val="2"/>
  </w:num>
  <w:num w:numId="4" w16cid:durableId="1031691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7782A"/>
    <w:rsid w:val="00186001"/>
    <w:rsid w:val="00212C13"/>
    <w:rsid w:val="0023004C"/>
    <w:rsid w:val="002951EF"/>
    <w:rsid w:val="002F6A9F"/>
    <w:rsid w:val="004F2D82"/>
    <w:rsid w:val="006D38C3"/>
    <w:rsid w:val="007F35BB"/>
    <w:rsid w:val="0086489C"/>
    <w:rsid w:val="00873A2C"/>
    <w:rsid w:val="008C3D23"/>
    <w:rsid w:val="00A77B3E"/>
    <w:rsid w:val="00C271B3"/>
    <w:rsid w:val="00C540EC"/>
    <w:rsid w:val="00CA2A55"/>
    <w:rsid w:val="00E7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9B6AA2"/>
  <w14:defaultImageDpi w14:val="0"/>
  <w15:docId w15:val="{91BF53C3-3D18-4DA7-BFC7-8F6BC54D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Placeholder Text" w:locked="1" w:semiHidden="1" w:uiPriority="99"/>
    <w:lsdException w:name="No Spacing" w:locked="1" w:uiPriority="1" w:qFormat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locked="1" w:semiHidden="1" w:uiPriority="99"/>
    <w:lsdException w:name="List Paragraph" w:locked="1" w:uiPriority="34" w:qFormat="1"/>
    <w:lsdException w:name="Quote" w:locked="1" w:uiPriority="29" w:qFormat="1"/>
    <w:lsdException w:name="Intense Quote" w:locked="1" w:uiPriority="30" w:qFormat="1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locked="1" w:uiPriority="19" w:qFormat="1"/>
    <w:lsdException w:name="Intense Emphasis" w:locked="1" w:uiPriority="21" w:qFormat="1"/>
    <w:lsdException w:name="Subtle Reference" w:locked="1" w:uiPriority="31" w:qFormat="1"/>
    <w:lsdException w:name="Intense Reference" w:locked="1" w:uiPriority="32" w:qFormat="1"/>
    <w:lsdException w:name="Book Title" w:locked="1" w:uiPriority="33" w:qFormat="1"/>
    <w:lsdException w:name="Bibliography" w:locked="1" w:semiHidden="1" w:uiPriority="37" w:unhideWhenUsed="1"/>
    <w:lsdException w:name="TOC Heading" w:locked="1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widowControl w:val="0"/>
      <w:spacing w:after="0" w:line="240" w:lineRule="auto"/>
    </w:pPr>
    <w:rPr>
      <w:kern w:val="0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uiPriority w:val="9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qFormat/>
    <w:pPr>
      <w:spacing w:before="240" w:after="60"/>
      <w:outlineLvl w:val="6"/>
    </w:pPr>
  </w:style>
  <w:style w:type="paragraph" w:styleId="Titolo8">
    <w:name w:val="heading 8"/>
    <w:basedOn w:val="Normale"/>
    <w:next w:val="Normale"/>
    <w:link w:val="Titolo8Carattere"/>
    <w:uiPriority w:val="9"/>
    <w:qFormat/>
    <w:p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link w:val="Titolo9Carattere"/>
    <w:uiPriority w:val="9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="Times New Roman"/>
      <w:b/>
      <w:bCs/>
      <w:i/>
      <w:iCs/>
      <w:kern w:val="0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ajorHAnsi" w:eastAsiaTheme="majorEastAsia" w:hAnsiTheme="majorHAnsi" w:cs="Times New Roman"/>
      <w:b/>
      <w:bCs/>
      <w:kern w:val="0"/>
      <w:sz w:val="26"/>
      <w:szCs w:val="26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inorHAnsi" w:eastAsiaTheme="minorEastAsia" w:hAnsiTheme="minorHAnsi" w:cs="Times New Roman"/>
      <w:b/>
      <w:bCs/>
      <w:kern w:val="0"/>
      <w:sz w:val="28"/>
      <w:szCs w:val="28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inorHAnsi" w:eastAsiaTheme="minorEastAsia" w:hAnsiTheme="minorHAnsi" w:cs="Times New Roman"/>
      <w:b/>
      <w:bCs/>
      <w:i/>
      <w:iCs/>
      <w:kern w:val="0"/>
      <w:sz w:val="26"/>
      <w:szCs w:val="26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inorHAnsi" w:eastAsiaTheme="minorEastAsia" w:hAnsiTheme="minorHAnsi" w:cs="Times New Roman"/>
      <w:b/>
      <w:bCs/>
      <w:kern w:val="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Pr>
      <w:rFonts w:asciiTheme="minorHAnsi" w:eastAsiaTheme="minorEastAsia" w:hAnsiTheme="minorHAnsi" w:cs="Times New Roman"/>
      <w:kern w:val="0"/>
      <w:sz w:val="24"/>
      <w:szCs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Pr>
      <w:rFonts w:asciiTheme="minorHAnsi" w:eastAsiaTheme="minorEastAsia" w:hAnsiTheme="minorHAnsi" w:cs="Times New Roman"/>
      <w:i/>
      <w:iCs/>
      <w:kern w:val="0"/>
      <w:sz w:val="24"/>
      <w:szCs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Pr>
      <w:rFonts w:asciiTheme="majorHAnsi" w:eastAsiaTheme="majorEastAsia" w:hAnsiTheme="majorHAnsi" w:cs="Times New Roman"/>
      <w:kern w:val="0"/>
    </w:rPr>
  </w:style>
  <w:style w:type="paragraph" w:customStyle="1" w:styleId="REPORTFooter">
    <w:name w:val="REPORTFooter"/>
    <w:pPr>
      <w:widowControl w:val="0"/>
      <w:spacing w:after="0" w:line="240" w:lineRule="auto"/>
    </w:pPr>
    <w:rPr>
      <w:rFonts w:ascii="Tahoma" w:hAnsi="Tahoma" w:cs="Tahoma"/>
      <w:color w:val="000000"/>
      <w:kern w:val="0"/>
      <w:sz w:val="16"/>
      <w:szCs w:val="16"/>
    </w:rPr>
  </w:style>
  <w:style w:type="paragraph" w:customStyle="1" w:styleId="REPORTFooterRight">
    <w:name w:val="REPORTFooterRight"/>
    <w:pPr>
      <w:widowControl w:val="0"/>
      <w:spacing w:after="0" w:line="240" w:lineRule="auto"/>
      <w:jc w:val="right"/>
    </w:pPr>
    <w:rPr>
      <w:rFonts w:ascii="Tahoma" w:hAnsi="Tahoma" w:cs="Tahoma"/>
      <w:color w:val="000000"/>
      <w:kern w:val="0"/>
      <w:sz w:val="16"/>
      <w:szCs w:val="16"/>
    </w:rPr>
  </w:style>
  <w:style w:type="paragraph" w:customStyle="1" w:styleId="REPORTCopertinaBoldBrown">
    <w:name w:val="REPORTCopertinaBoldBrown"/>
    <w:pPr>
      <w:widowControl w:val="0"/>
      <w:spacing w:before="57" w:after="57" w:line="240" w:lineRule="auto"/>
      <w:ind w:left="113"/>
    </w:pPr>
    <w:rPr>
      <w:rFonts w:ascii="Tahoma" w:hAnsi="Tahoma" w:cs="Tahoma"/>
      <w:b/>
      <w:bCs/>
      <w:color w:val="FFFFFF"/>
      <w:kern w:val="0"/>
      <w:sz w:val="24"/>
      <w:szCs w:val="24"/>
      <w:shd w:val="clear" w:color="auto" w:fill="666699"/>
    </w:rPr>
  </w:style>
  <w:style w:type="paragraph" w:customStyle="1" w:styleId="REPORTCopertinaWhite">
    <w:name w:val="REPORTCopertinaWhite"/>
    <w:pPr>
      <w:widowControl w:val="0"/>
      <w:spacing w:before="57" w:after="57" w:line="240" w:lineRule="auto"/>
      <w:ind w:left="113"/>
    </w:pPr>
    <w:rPr>
      <w:rFonts w:ascii="Tahoma" w:hAnsi="Tahoma" w:cs="Tahoma"/>
      <w:color w:val="000000"/>
      <w:kern w:val="0"/>
      <w:sz w:val="20"/>
      <w:szCs w:val="20"/>
      <w:shd w:val="clear" w:color="auto" w:fill="FFFFFF"/>
    </w:rPr>
  </w:style>
  <w:style w:type="paragraph" w:customStyle="1" w:styleId="REPORTCopertinaWhiteBorder">
    <w:name w:val="REPORTCopertinaWhiteBorder"/>
    <w:pPr>
      <w:widowControl w:val="0"/>
      <w:spacing w:before="57" w:after="57" w:line="240" w:lineRule="auto"/>
      <w:ind w:left="113"/>
    </w:pPr>
    <w:rPr>
      <w:rFonts w:ascii="Tahoma" w:hAnsi="Tahoma" w:cs="Tahoma"/>
      <w:color w:val="000000"/>
      <w:kern w:val="0"/>
      <w:sz w:val="20"/>
      <w:szCs w:val="20"/>
      <w:shd w:val="clear" w:color="auto" w:fill="FFFFFF"/>
    </w:rPr>
  </w:style>
  <w:style w:type="paragraph" w:customStyle="1" w:styleId="REPORTCopertinaBoldGray">
    <w:name w:val="REPORTCopertinaBoldGray"/>
    <w:pPr>
      <w:widowControl w:val="0"/>
      <w:spacing w:before="57" w:after="57" w:line="240" w:lineRule="auto"/>
      <w:ind w:left="113"/>
    </w:pPr>
    <w:rPr>
      <w:rFonts w:ascii="Tahoma" w:hAnsi="Tahoma" w:cs="Tahoma"/>
      <w:b/>
      <w:bCs/>
      <w:color w:val="000000"/>
      <w:kern w:val="0"/>
      <w:sz w:val="20"/>
      <w:szCs w:val="20"/>
      <w:shd w:val="clear" w:color="auto" w:fill="C0C0C0"/>
    </w:rPr>
  </w:style>
  <w:style w:type="paragraph" w:customStyle="1" w:styleId="REPORTCopertinaBoldWhite">
    <w:name w:val="REPORTCopertinaBoldWhite"/>
    <w:pPr>
      <w:widowControl w:val="0"/>
      <w:spacing w:before="57" w:after="57" w:line="240" w:lineRule="auto"/>
      <w:ind w:left="113"/>
    </w:pPr>
    <w:rPr>
      <w:rFonts w:ascii="Tahoma" w:hAnsi="Tahoma" w:cs="Tahoma"/>
      <w:b/>
      <w:bCs/>
      <w:color w:val="000000"/>
      <w:kern w:val="0"/>
      <w:sz w:val="20"/>
      <w:szCs w:val="20"/>
    </w:rPr>
  </w:style>
  <w:style w:type="paragraph" w:customStyle="1" w:styleId="REPORTCopertinaBoldIndigo">
    <w:name w:val="REPORTCopertinaBoldIndigo"/>
    <w:pPr>
      <w:widowControl w:val="0"/>
      <w:spacing w:before="57" w:after="57" w:line="240" w:lineRule="auto"/>
      <w:ind w:left="113"/>
    </w:pPr>
    <w:rPr>
      <w:rFonts w:ascii="Tahoma" w:hAnsi="Tahoma" w:cs="Tahoma"/>
      <w:b/>
      <w:bCs/>
      <w:color w:val="FFFFFF"/>
      <w:kern w:val="0"/>
      <w:sz w:val="20"/>
      <w:szCs w:val="20"/>
      <w:shd w:val="clear" w:color="auto" w:fill="00007F"/>
    </w:rPr>
  </w:style>
  <w:style w:type="paragraph" w:customStyle="1" w:styleId="REPORTCopertinaBlack">
    <w:name w:val="REPORTCopertinaBlack"/>
    <w:pPr>
      <w:widowControl w:val="0"/>
      <w:spacing w:after="0" w:line="240" w:lineRule="auto"/>
      <w:ind w:left="113"/>
    </w:pPr>
    <w:rPr>
      <w:rFonts w:ascii="Tahoma" w:hAnsi="Tahoma" w:cs="Tahoma"/>
      <w:b/>
      <w:bCs/>
      <w:color w:val="000000"/>
      <w:kern w:val="0"/>
      <w:sz w:val="2"/>
      <w:szCs w:val="2"/>
      <w:shd w:val="clear" w:color="auto" w:fill="000000"/>
    </w:rPr>
  </w:style>
  <w:style w:type="paragraph" w:customStyle="1" w:styleId="REPORTHeaderIndigo">
    <w:name w:val="REPORTHeaderIndigo"/>
    <w:pPr>
      <w:widowControl w:val="0"/>
      <w:spacing w:after="0" w:line="240" w:lineRule="auto"/>
      <w:jc w:val="center"/>
    </w:pPr>
    <w:rPr>
      <w:rFonts w:ascii="Tahoma" w:hAnsi="Tahoma" w:cs="Tahoma"/>
      <w:b/>
      <w:bCs/>
      <w:color w:val="FFFFFF"/>
      <w:kern w:val="0"/>
      <w:sz w:val="18"/>
      <w:szCs w:val="18"/>
      <w:shd w:val="clear" w:color="auto" w:fill="00007F"/>
    </w:rPr>
  </w:style>
  <w:style w:type="paragraph" w:customStyle="1" w:styleId="REPORTHeaderWhite">
    <w:name w:val="REPORTHeaderWhite"/>
    <w:pPr>
      <w:widowControl w:val="0"/>
      <w:spacing w:before="57" w:after="57" w:line="240" w:lineRule="auto"/>
    </w:pPr>
    <w:rPr>
      <w:rFonts w:ascii="Tahoma" w:hAnsi="Tahoma" w:cs="Tahoma"/>
      <w:color w:val="000000"/>
      <w:kern w:val="0"/>
      <w:sz w:val="18"/>
      <w:szCs w:val="18"/>
      <w:shd w:val="clear" w:color="auto" w:fill="FFFFFF"/>
    </w:rPr>
  </w:style>
  <w:style w:type="paragraph" w:customStyle="1" w:styleId="REPORTHeaderWhiteBold">
    <w:name w:val="REPORTHeaderWhiteBold"/>
    <w:pPr>
      <w:widowControl w:val="0"/>
      <w:spacing w:before="57" w:after="57" w:line="240" w:lineRule="auto"/>
    </w:pPr>
    <w:rPr>
      <w:rFonts w:ascii="Tahoma" w:hAnsi="Tahoma" w:cs="Tahoma"/>
      <w:b/>
      <w:bCs/>
      <w:color w:val="000000"/>
      <w:kern w:val="0"/>
      <w:sz w:val="18"/>
      <w:szCs w:val="18"/>
      <w:shd w:val="clear" w:color="auto" w:fill="FFFFFF"/>
    </w:rPr>
  </w:style>
  <w:style w:type="paragraph" w:customStyle="1" w:styleId="REPORTSistemiApplicatviIndigo">
    <w:name w:val="REPORTSistemiApplicatviIndigo"/>
    <w:pPr>
      <w:widowControl w:val="0"/>
      <w:spacing w:after="0" w:line="240" w:lineRule="auto"/>
      <w:jc w:val="center"/>
    </w:pPr>
    <w:rPr>
      <w:rFonts w:ascii="Tahoma" w:hAnsi="Tahoma" w:cs="Tahoma"/>
      <w:b/>
      <w:bCs/>
      <w:color w:val="FFFFFF"/>
      <w:kern w:val="0"/>
      <w:sz w:val="18"/>
      <w:szCs w:val="18"/>
      <w:shd w:val="clear" w:color="auto" w:fill="00007F"/>
    </w:rPr>
  </w:style>
  <w:style w:type="paragraph" w:customStyle="1" w:styleId="REPORTSistemiApplicatviWhite">
    <w:name w:val="REPORTSistemiApplicatviWhite"/>
    <w:pPr>
      <w:widowControl w:val="0"/>
      <w:spacing w:before="57" w:after="57" w:line="240" w:lineRule="auto"/>
    </w:pPr>
    <w:rPr>
      <w:rFonts w:ascii="Tahoma" w:hAnsi="Tahoma" w:cs="Tahoma"/>
      <w:color w:val="000000"/>
      <w:kern w:val="0"/>
      <w:sz w:val="18"/>
      <w:szCs w:val="18"/>
      <w:shd w:val="clear" w:color="auto" w:fill="FFFFFF"/>
    </w:rPr>
  </w:style>
  <w:style w:type="paragraph" w:customStyle="1" w:styleId="REPORTSistemiApplicatviWhiteBold">
    <w:name w:val="REPORTSistemiApplicatviWhiteBold"/>
    <w:pPr>
      <w:widowControl w:val="0"/>
      <w:spacing w:before="57" w:after="57" w:line="240" w:lineRule="auto"/>
      <w:jc w:val="center"/>
    </w:pPr>
    <w:rPr>
      <w:rFonts w:ascii="Tahoma" w:hAnsi="Tahoma" w:cs="Tahoma"/>
      <w:b/>
      <w:bCs/>
      <w:color w:val="000000"/>
      <w:kern w:val="0"/>
      <w:sz w:val="18"/>
      <w:szCs w:val="18"/>
      <w:shd w:val="clear" w:color="auto" w:fill="FFFFFF"/>
    </w:rPr>
  </w:style>
  <w:style w:type="paragraph" w:customStyle="1" w:styleId="REPORTProceduraGray">
    <w:name w:val="REPORTProceduraGray"/>
    <w:pPr>
      <w:widowControl w:val="0"/>
      <w:spacing w:before="57" w:after="57" w:line="240" w:lineRule="auto"/>
      <w:jc w:val="center"/>
    </w:pPr>
    <w:rPr>
      <w:rFonts w:ascii="Tahoma" w:hAnsi="Tahoma" w:cs="Tahoma"/>
      <w:b/>
      <w:bCs/>
      <w:color w:val="FFFFFF"/>
      <w:kern w:val="0"/>
      <w:sz w:val="16"/>
      <w:szCs w:val="16"/>
      <w:shd w:val="clear" w:color="auto" w:fill="666699"/>
    </w:rPr>
  </w:style>
  <w:style w:type="paragraph" w:customStyle="1" w:styleId="REPORTProceduraIndigo">
    <w:name w:val="REPORTProceduraIndigo"/>
    <w:pPr>
      <w:widowControl w:val="0"/>
      <w:spacing w:before="57" w:after="57" w:line="240" w:lineRule="auto"/>
      <w:jc w:val="center"/>
    </w:pPr>
    <w:rPr>
      <w:rFonts w:ascii="Tahoma" w:hAnsi="Tahoma" w:cs="Tahoma"/>
      <w:b/>
      <w:bCs/>
      <w:color w:val="FFFFFF"/>
      <w:kern w:val="0"/>
      <w:sz w:val="16"/>
      <w:szCs w:val="16"/>
      <w:shd w:val="clear" w:color="auto" w:fill="00007F"/>
    </w:rPr>
  </w:style>
  <w:style w:type="paragraph" w:customStyle="1" w:styleId="REPORTProceduraWhite">
    <w:name w:val="REPORTProceduraWhite"/>
    <w:pPr>
      <w:widowControl w:val="0"/>
      <w:spacing w:after="0" w:line="240" w:lineRule="auto"/>
    </w:pPr>
    <w:rPr>
      <w:rFonts w:ascii="Tahoma" w:hAnsi="Tahoma" w:cs="Tahoma"/>
      <w:color w:val="000000"/>
      <w:kern w:val="0"/>
      <w:sz w:val="16"/>
      <w:szCs w:val="16"/>
      <w:shd w:val="clear" w:color="auto" w:fill="FFFFFF"/>
    </w:rPr>
  </w:style>
  <w:style w:type="paragraph" w:customStyle="1" w:styleId="REPORTProceduraWhiteBold">
    <w:name w:val="REPORTProceduraWhiteBold"/>
    <w:pPr>
      <w:widowControl w:val="0"/>
      <w:spacing w:after="0" w:line="240" w:lineRule="auto"/>
    </w:pPr>
    <w:rPr>
      <w:rFonts w:ascii="Tahoma" w:hAnsi="Tahoma" w:cs="Tahoma"/>
      <w:b/>
      <w:bCs/>
      <w:color w:val="000000"/>
      <w:kern w:val="0"/>
      <w:sz w:val="16"/>
      <w:szCs w:val="16"/>
      <w:shd w:val="clear" w:color="auto" w:fill="FFFFFF"/>
    </w:rPr>
  </w:style>
  <w:style w:type="paragraph" w:customStyle="1" w:styleId="REPORTProceduraWhiteBoldCenter">
    <w:name w:val="REPORTProceduraWhiteBoldCenter"/>
    <w:pPr>
      <w:widowControl w:val="0"/>
      <w:spacing w:after="0" w:line="240" w:lineRule="auto"/>
      <w:jc w:val="center"/>
    </w:pPr>
    <w:rPr>
      <w:rFonts w:ascii="Tahoma" w:hAnsi="Tahoma" w:cs="Tahoma"/>
      <w:b/>
      <w:bCs/>
      <w:color w:val="000000"/>
      <w:kern w:val="0"/>
      <w:sz w:val="16"/>
      <w:szCs w:val="16"/>
      <w:shd w:val="clear" w:color="auto" w:fill="FFFFFF"/>
    </w:rPr>
  </w:style>
  <w:style w:type="paragraph" w:customStyle="1" w:styleId="REPORTVersiamentoBoldIndigo">
    <w:name w:val="REPORTVersiamentoBoldIndigo"/>
    <w:pPr>
      <w:widowControl w:val="0"/>
      <w:spacing w:before="57" w:after="57" w:line="240" w:lineRule="auto"/>
      <w:jc w:val="center"/>
    </w:pPr>
    <w:rPr>
      <w:rFonts w:ascii="Tahoma" w:hAnsi="Tahoma" w:cs="Tahoma"/>
      <w:b/>
      <w:bCs/>
      <w:color w:val="FFFFFF"/>
      <w:kern w:val="0"/>
      <w:sz w:val="20"/>
      <w:szCs w:val="20"/>
      <w:shd w:val="clear" w:color="auto" w:fill="00007F"/>
    </w:rPr>
  </w:style>
  <w:style w:type="paragraph" w:customStyle="1" w:styleId="REPORTVersiamentoBold">
    <w:name w:val="REPORTVersiamentoBold"/>
    <w:pPr>
      <w:widowControl w:val="0"/>
      <w:spacing w:after="0" w:line="240" w:lineRule="auto"/>
      <w:jc w:val="center"/>
    </w:pPr>
    <w:rPr>
      <w:rFonts w:ascii="Tahoma" w:hAnsi="Tahoma" w:cs="Tahoma"/>
      <w:b/>
      <w:bCs/>
      <w:color w:val="000000"/>
      <w:kern w:val="0"/>
      <w:sz w:val="20"/>
      <w:szCs w:val="20"/>
      <w:shd w:val="clear" w:color="auto" w:fill="FFFFFF"/>
    </w:rPr>
  </w:style>
  <w:style w:type="paragraph" w:customStyle="1" w:styleId="REPORTVersiamento">
    <w:name w:val="REPORTVersiamento"/>
    <w:pPr>
      <w:widowControl w:val="0"/>
      <w:spacing w:after="0" w:line="240" w:lineRule="auto"/>
    </w:pPr>
    <w:rPr>
      <w:rFonts w:ascii="Tahoma" w:hAnsi="Tahoma" w:cs="Tahoma"/>
      <w:color w:val="000000"/>
      <w:kern w:val="0"/>
      <w:sz w:val="20"/>
      <w:szCs w:val="20"/>
      <w:shd w:val="clear" w:color="auto" w:fill="FFFFFF"/>
    </w:rPr>
  </w:style>
  <w:style w:type="paragraph" w:customStyle="1" w:styleId="REPORTVersiamentoLite">
    <w:name w:val="REPORTVersiamentoLite"/>
    <w:pPr>
      <w:widowControl w:val="0"/>
      <w:spacing w:after="0" w:line="240" w:lineRule="auto"/>
    </w:pPr>
    <w:rPr>
      <w:rFonts w:ascii="Tahoma" w:hAnsi="Tahoma" w:cs="Tahoma"/>
      <w:color w:val="000000"/>
      <w:kern w:val="0"/>
      <w:sz w:val="16"/>
      <w:szCs w:val="16"/>
      <w:shd w:val="clear" w:color="auto" w:fill="FFFFFF"/>
    </w:rPr>
  </w:style>
  <w:style w:type="paragraph" w:customStyle="1" w:styleId="REPORTAmbitoIndigo">
    <w:name w:val="REPORTAmbitoIndigo"/>
    <w:pPr>
      <w:widowControl w:val="0"/>
      <w:spacing w:after="0" w:line="240" w:lineRule="auto"/>
    </w:pPr>
    <w:rPr>
      <w:rFonts w:ascii="Tahoma" w:hAnsi="Tahoma" w:cs="Tahoma"/>
      <w:b/>
      <w:bCs/>
      <w:color w:val="FFFFFF"/>
      <w:kern w:val="0"/>
      <w:sz w:val="18"/>
      <w:szCs w:val="18"/>
      <w:shd w:val="clear" w:color="auto" w:fill="00007F"/>
    </w:rPr>
  </w:style>
  <w:style w:type="paragraph" w:customStyle="1" w:styleId="REPORTAmbitoWhite">
    <w:name w:val="REPORTAmbitoWhite"/>
    <w:pPr>
      <w:widowControl w:val="0"/>
      <w:spacing w:after="0" w:line="240" w:lineRule="auto"/>
    </w:pPr>
    <w:rPr>
      <w:rFonts w:ascii="Tahoma" w:hAnsi="Tahoma" w:cs="Tahoma"/>
      <w:color w:val="000000"/>
      <w:kern w:val="0"/>
      <w:sz w:val="18"/>
      <w:szCs w:val="18"/>
      <w:shd w:val="clear" w:color="auto" w:fill="FFFFFF"/>
    </w:rPr>
  </w:style>
  <w:style w:type="paragraph" w:customStyle="1" w:styleId="REPORTAmbitoWhiteBold">
    <w:name w:val="REPORTAmbitoWhiteBold"/>
    <w:pPr>
      <w:widowControl w:val="0"/>
      <w:spacing w:after="0" w:line="240" w:lineRule="auto"/>
    </w:pPr>
    <w:rPr>
      <w:rFonts w:ascii="Tahoma" w:hAnsi="Tahoma" w:cs="Tahoma"/>
      <w:b/>
      <w:bCs/>
      <w:color w:val="000000"/>
      <w:kern w:val="0"/>
      <w:sz w:val="18"/>
      <w:szCs w:val="18"/>
      <w:shd w:val="clear" w:color="auto" w:fill="FFFFFF"/>
    </w:rPr>
  </w:style>
  <w:style w:type="paragraph" w:customStyle="1" w:styleId="REPORTIndent10">
    <w:name w:val="REPORTIndent10"/>
    <w:pPr>
      <w:widowControl w:val="0"/>
      <w:spacing w:after="0" w:line="240" w:lineRule="auto"/>
      <w:ind w:left="567"/>
    </w:pPr>
    <w:rPr>
      <w:rFonts w:ascii="Tahoma" w:hAnsi="Tahoma" w:cs="Tahoma"/>
      <w:color w:val="000000"/>
      <w:kern w:val="0"/>
      <w:sz w:val="20"/>
      <w:szCs w:val="20"/>
    </w:rPr>
  </w:style>
  <w:style w:type="character" w:styleId="Rimandocommento">
    <w:name w:val="annotation reference"/>
    <w:basedOn w:val="Carpredefinitoparagrafo"/>
    <w:uiPriority w:val="99"/>
    <w:rsid w:val="0086489C"/>
    <w:rPr>
      <w:rFonts w:cs="Times New Roman"/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rsid w:val="0086489C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6489C"/>
    <w:rPr>
      <w:rFonts w:cs="Times New Roman"/>
      <w:kern w:val="0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rsid w:val="0086489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rsid w:val="0086489C"/>
    <w:rPr>
      <w:rFonts w:cs="Times New Roman"/>
      <w:b/>
      <w:bCs/>
      <w:kern w:val="0"/>
      <w:sz w:val="20"/>
      <w:szCs w:val="20"/>
    </w:rPr>
  </w:style>
  <w:style w:type="paragraph" w:styleId="Revisione">
    <w:name w:val="Revision"/>
    <w:hidden/>
    <w:uiPriority w:val="99"/>
    <w:semiHidden/>
    <w:locked/>
    <w:rsid w:val="006D38C3"/>
    <w:pPr>
      <w:spacing w:after="0" w:line="240" w:lineRule="auto"/>
    </w:pPr>
    <w:rPr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923</Words>
  <Characters>5581</Characters>
  <Application>Microsoft Office Word</Application>
  <DocSecurity>0</DocSecurity>
  <Lines>429</Lines>
  <Paragraphs>282</Paragraphs>
  <ScaleCrop>false</ScaleCrop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Roberto</dc:creator>
  <cp:keywords/>
  <dc:description/>
  <cp:lastModifiedBy>DALMASSO Francesca</cp:lastModifiedBy>
  <cp:revision>2</cp:revision>
  <dcterms:created xsi:type="dcterms:W3CDTF">2026-02-04T09:42:00Z</dcterms:created>
  <dcterms:modified xsi:type="dcterms:W3CDTF">2026-02-04T09:42:00Z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f26ff2-23c4-4f48-bd1a-7194590f2f67_Enabled">
    <vt:lpwstr>true</vt:lpwstr>
  </property>
  <property fmtid="{D5CDD505-2E9C-101B-9397-08002B2CF9AE}" pid="3" name="MSIP_Label_83f26ff2-23c4-4f48-bd1a-7194590f2f67_SetDate">
    <vt:lpwstr>2024-05-02T13:10:57Z</vt:lpwstr>
  </property>
  <property fmtid="{D5CDD505-2E9C-101B-9397-08002B2CF9AE}" pid="4" name="MSIP_Label_83f26ff2-23c4-4f48-bd1a-7194590f2f67_Method">
    <vt:lpwstr>Standard</vt:lpwstr>
  </property>
  <property fmtid="{D5CDD505-2E9C-101B-9397-08002B2CF9AE}" pid="5" name="MSIP_Label_83f26ff2-23c4-4f48-bd1a-7194590f2f67_Name">
    <vt:lpwstr>83f26ff2-23c4-4f48-bd1a-7194590f2f67</vt:lpwstr>
  </property>
  <property fmtid="{D5CDD505-2E9C-101B-9397-08002B2CF9AE}" pid="6" name="MSIP_Label_83f26ff2-23c4-4f48-bd1a-7194590f2f67_SiteId">
    <vt:lpwstr>75584e34-72c0-4772-b459-a9fe78fec27c</vt:lpwstr>
  </property>
  <property fmtid="{D5CDD505-2E9C-101B-9397-08002B2CF9AE}" pid="7" name="MSIP_Label_83f26ff2-23c4-4f48-bd1a-7194590f2f67_ActionId">
    <vt:lpwstr>7a54eaa1-a1c2-4aa4-876a-9c2da694f19c</vt:lpwstr>
  </property>
  <property fmtid="{D5CDD505-2E9C-101B-9397-08002B2CF9AE}" pid="8" name="MSIP_Label_83f26ff2-23c4-4f48-bd1a-7194590f2f67_ContentBits">
    <vt:lpwstr>0</vt:lpwstr>
  </property>
</Properties>
</file>